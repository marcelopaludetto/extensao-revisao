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6E6C28" w:rsidP="006E6C28" w:rsidRDefault="006E6C28" w14:paraId="743580F1" w14:textId="77777777">
      <w:pPr>
        <w:pStyle w:val="Aula"/>
      </w:pPr>
      <w:r w:rsidRPr="00A96408">
        <w:t xml:space="preserve">Aula </w:t>
      </w:r>
      <w:r>
        <w:t>1</w:t>
      </w:r>
    </w:p>
    <w:p w:rsidR="006E6C28" w:rsidP="006E6C28" w:rsidRDefault="006E6C28" w14:paraId="43A0942A" w14:textId="77777777">
      <w:pPr>
        <w:pStyle w:val="Aula"/>
        <w:rPr>
          <w:rFonts w:ascii="Aptos" w:hAnsi="Aptos" w:eastAsia="Aptos" w:cs="Aptos"/>
          <w:b w:val="0"/>
          <w:bCs w:val="0"/>
          <w:color w:val="262626" w:themeColor="text1" w:themeTint="D9"/>
          <w:sz w:val="36"/>
          <w:szCs w:val="36"/>
        </w:rPr>
      </w:pPr>
      <w:r w:rsidRPr="00DF2794">
        <w:rPr>
          <w:rFonts w:ascii="Aptos" w:hAnsi="Aptos" w:eastAsia="Aptos" w:cs="Aptos"/>
          <w:color w:val="262626" w:themeColor="text1" w:themeTint="D9"/>
        </w:rPr>
        <w:t>Desvendando Fake News</w:t>
      </w:r>
      <w:r w:rsidRPr="36E0AC51">
        <w:rPr>
          <w:rFonts w:ascii="Aptos" w:hAnsi="Aptos" w:eastAsia="Aptos" w:cs="Aptos"/>
          <w:color w:val="262626" w:themeColor="text1" w:themeTint="D9"/>
        </w:rPr>
        <w:t xml:space="preserve"> </w:t>
      </w:r>
    </w:p>
    <w:p w:rsidR="006E6C28" w:rsidP="006E6C28" w:rsidRDefault="006E6C28" w14:paraId="0260D76B" w14:textId="77777777">
      <w:pPr>
        <w:rPr>
          <w:rFonts w:ascii="Aptos" w:hAnsi="Aptos" w:eastAsia="Aptos" w:cs="Aptos"/>
          <w:b/>
          <w:bCs/>
          <w:color w:val="4DBFEA"/>
          <w:sz w:val="28"/>
          <w:szCs w:val="28"/>
        </w:rPr>
      </w:pPr>
      <w:r>
        <w:rPr>
          <w:noProof/>
        </w:rPr>
        <mc:AlternateContent>
          <mc:Choice Requires="wps">
            <w:drawing>
              <wp:inline distT="0" distB="0" distL="0" distR="0" wp14:anchorId="1CA3513F" wp14:editId="40709290">
                <wp:extent cx="184785" cy="138430"/>
                <wp:effectExtent l="4128" t="0" r="0" b="0"/>
                <wp:docPr id="1439964957" name="Triângulo isósceles 1"/>
                <wp:cNvGraphicFramePr/>
                <a:graphic xmlns:a="http://schemas.openxmlformats.org/drawingml/2006/main">
                  <a:graphicData uri="http://schemas.microsoft.com/office/word/2010/wordprocessingShape">
                    <wps:wsp>
                      <wps:cNvSpPr/>
                      <wps:spPr>
                        <a:xfrm rot="5400000">
                          <a:off x="0" y="0"/>
                          <a:ext cx="184785" cy="138430"/>
                        </a:xfrm>
                        <a:prstGeom prst="triangle">
                          <a:avLst/>
                        </a:prstGeom>
                        <a:solidFill>
                          <a:srgbClr val="9968A9"/>
                        </a:solidFill>
                        <a:ln w="12700" cap="flat" cmpd="sng" algn="ctr">
                          <a:noFill/>
                          <a:prstDash val="solid"/>
                          <a:miter lim="800000"/>
                        </a:ln>
                        <a:effectLst/>
                      </wps:spPr>
                      <wps:bodyPr anchor="ctr"/>
                    </wps:wsp>
                  </a:graphicData>
                </a:graphic>
              </wp:inline>
            </w:drawing>
          </mc:Choice>
          <mc:Fallback xmlns:arto="http://schemas.microsoft.com/office/word/2006/arto" xmlns:a="http://schemas.openxmlformats.org/drawingml/2006/main">
            <w:pict w14:anchorId="52F39393">
              <v:shapetype id="_x0000_t5" coordsize="21600,21600" o:spt="5" adj="10800" path="m@0,l,21600r21600,xe" w14:anchorId="70E9A47F">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ângulo isósceles 1" style="width:14.55pt;height:10.9pt;rotation:90;visibility:visible;mso-wrap-style:square;mso-left-percent:-10001;mso-top-percent:-10001;mso-position-horizontal:absolute;mso-position-horizontal-relative:char;mso-position-vertical:absolute;mso-position-vertical-relative:line;mso-left-percent:-10001;mso-top-percent:-10001;v-text-anchor:middle" o:spid="_x0000_s1026" fillcolor="#9968a9" stroked="f"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">
                <w10:anchorlock/>
              </v:shape>
            </w:pict>
          </mc:Fallback>
        </mc:AlternateContent>
      </w:r>
      <w:r w:rsidRPr="30039FB5">
        <w:rPr>
          <w:rFonts w:ascii="Aptos" w:hAnsi="Aptos" w:eastAsia="Aptos" w:cs="Aptos"/>
          <w:b/>
          <w:bCs/>
          <w:color w:val="4DBFEA"/>
          <w:sz w:val="28"/>
          <w:szCs w:val="28"/>
        </w:rPr>
        <w:t xml:space="preserve"> </w:t>
      </w:r>
      <w:r>
        <w:rPr>
          <w:rFonts w:ascii="Aptos" w:hAnsi="Aptos" w:eastAsia="Aptos" w:cs="Aptos"/>
          <w:b/>
          <w:bCs/>
          <w:color w:val="4DBFEA"/>
          <w:sz w:val="28"/>
          <w:szCs w:val="28"/>
        </w:rPr>
        <w:t xml:space="preserve"> </w:t>
      </w:r>
      <w:r w:rsidRPr="00A96408">
        <w:rPr>
          <w:rFonts w:ascii="Aptos" w:hAnsi="Aptos" w:eastAsia="Aptos" w:cs="Aptos"/>
          <w:b/>
          <w:bCs/>
          <w:color w:val="9968A9"/>
          <w:sz w:val="28"/>
          <w:szCs w:val="28"/>
        </w:rPr>
        <w:t>Unidade</w:t>
      </w:r>
    </w:p>
    <w:p w:rsidR="006E6C28" w:rsidP="006E6C28" w:rsidRDefault="006E6C28" w14:paraId="5834D446" w14:textId="77777777">
      <w:pPr>
        <w:rPr>
          <w:rFonts w:ascii="Aptos" w:hAnsi="Aptos" w:eastAsia="Aptos" w:cs="Aptos"/>
          <w:b/>
          <w:bCs/>
          <w:color w:val="494949"/>
          <w:sz w:val="28"/>
          <w:szCs w:val="28"/>
        </w:rPr>
      </w:pPr>
      <w:r w:rsidRPr="007E0051">
        <w:rPr>
          <w:rFonts w:ascii="Aptos" w:hAnsi="Aptos" w:eastAsia="Aptos" w:cs="Aptos"/>
          <w:b/>
          <w:bCs/>
          <w:color w:val="494949"/>
          <w:sz w:val="28"/>
          <w:szCs w:val="28"/>
        </w:rPr>
        <w:t>Educação Midiática: o poder da informação</w:t>
      </w:r>
    </w:p>
    <w:p w:rsidRPr="00CF48CD" w:rsidR="006E6C28" w:rsidP="006E6C28" w:rsidRDefault="006E6C28" w14:paraId="7DC0684E" w14:textId="77777777">
      <w:pPr>
        <w:spacing w:line="278" w:lineRule="auto"/>
        <w:rPr>
          <w:rFonts w:ascii="Aptos" w:hAnsi="Aptos" w:eastAsia="Aptos" w:cs="Aptos"/>
          <w:b/>
          <w:bCs/>
          <w:color w:val="76BA5B"/>
          <w:sz w:val="28"/>
          <w:szCs w:val="28"/>
        </w:rPr>
      </w:pPr>
      <w:commentRangeStart w:id="0"/>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1</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w:t>
      </w:r>
      <w:commentRangeEnd w:id="0"/>
      <w:r>
        <w:commentReference w:id="0"/>
      </w:r>
      <w:r>
        <w:rPr>
          <w:rFonts w:ascii="Aptos" w:hAnsi="Aptos" w:eastAsia="Aptos" w:cs="Aptos"/>
          <w:b/>
          <w:bCs/>
          <w:color w:val="76BA5B"/>
          <w:sz w:val="28"/>
          <w:szCs w:val="28"/>
        </w:rPr>
        <w:t xml:space="preserve"> Passo a passo</w:t>
      </w:r>
    </w:p>
    <w:p w:rsidR="006E6C28" w:rsidP="006E6C28" w:rsidRDefault="4B8C6C0D" w14:paraId="596E783D" w14:textId="073DDB42">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 xml:space="preserve">Navegando pelas redes sociais, </w:t>
      </w:r>
      <w:r w:rsidRPr="66D11F24" w:rsidR="2B8AD9A6">
        <w:rPr>
          <w:rFonts w:ascii="Aptos" w:hAnsi="Aptos" w:eastAsia="Aptos" w:cs="Aptos"/>
          <w:color w:val="000000" w:themeColor="text1"/>
        </w:rPr>
        <w:t>v</w:t>
      </w:r>
      <w:r w:rsidRPr="66D11F24" w:rsidR="4918BBE9">
        <w:rPr>
          <w:rFonts w:ascii="Aptos" w:hAnsi="Aptos" w:eastAsia="Aptos" w:cs="Aptos"/>
          <w:color w:val="000000" w:themeColor="text1"/>
        </w:rPr>
        <w:t xml:space="preserve">ocê se depara com uma postagem que contém informações sobre um novo remédio milagroso. Antes de decidir compartilhá-la, você </w:t>
      </w:r>
      <w:r w:rsidRPr="66D11F24" w:rsidR="4DB70549">
        <w:rPr>
          <w:rFonts w:ascii="Aptos" w:hAnsi="Aptos" w:eastAsia="Aptos" w:cs="Aptos"/>
          <w:color w:val="000000" w:themeColor="text1"/>
        </w:rPr>
        <w:t xml:space="preserve">lembra que aprendeu que </w:t>
      </w:r>
      <w:r w:rsidRPr="66D11F24" w:rsidR="15B7B0DD">
        <w:rPr>
          <w:rFonts w:ascii="Aptos" w:hAnsi="Aptos" w:eastAsia="Aptos" w:cs="Aptos"/>
          <w:color w:val="000000" w:themeColor="text1"/>
        </w:rPr>
        <w:t xml:space="preserve">antes de divulgar qualquer informação, </w:t>
      </w:r>
      <w:r w:rsidRPr="66D11F24" w:rsidR="4DB70549">
        <w:rPr>
          <w:rFonts w:ascii="Aptos" w:hAnsi="Aptos" w:eastAsia="Aptos" w:cs="Aptos"/>
          <w:color w:val="000000" w:themeColor="text1"/>
        </w:rPr>
        <w:t xml:space="preserve">é importante </w:t>
      </w:r>
      <w:r w:rsidRPr="66D11F24" w:rsidR="4918BBE9">
        <w:rPr>
          <w:rFonts w:ascii="Aptos" w:hAnsi="Aptos" w:eastAsia="Aptos" w:cs="Aptos"/>
          <w:color w:val="000000" w:themeColor="text1"/>
        </w:rPr>
        <w:t xml:space="preserve">verificar se a postagem é confiável. </w:t>
      </w:r>
    </w:p>
    <w:p w:rsidR="006E6C28" w:rsidP="66D11F24" w:rsidRDefault="091A9224" w14:paraId="7E079865" w14:textId="337B82EF">
      <w:pPr>
        <w:spacing w:line="278" w:lineRule="auto"/>
        <w:rPr>
          <w:rFonts w:ascii="Aptos" w:hAnsi="Aptos" w:eastAsia="Aptos" w:cs="Aptos"/>
          <w:color w:val="000000" w:themeColor="text1"/>
        </w:rPr>
      </w:pPr>
      <w:r w:rsidRPr="66D11F24">
        <w:rPr>
          <w:rFonts w:ascii="Aptos" w:hAnsi="Aptos" w:eastAsia="Aptos" w:cs="Aptos"/>
          <w:color w:val="000000" w:themeColor="text1"/>
        </w:rPr>
        <w:t xml:space="preserve">Pensando nisso, </w:t>
      </w:r>
      <w:r w:rsidRPr="66D11F24" w:rsidR="098F8068">
        <w:rPr>
          <w:rFonts w:ascii="Aptos" w:hAnsi="Aptos" w:eastAsia="Aptos" w:cs="Aptos"/>
          <w:color w:val="000000" w:themeColor="text1"/>
        </w:rPr>
        <w:t>o</w:t>
      </w:r>
      <w:r w:rsidRPr="66D11F24" w:rsidR="4918BBE9">
        <w:rPr>
          <w:rFonts w:ascii="Aptos" w:hAnsi="Aptos" w:eastAsia="Aptos" w:cs="Aptos"/>
          <w:color w:val="000000" w:themeColor="text1"/>
        </w:rPr>
        <w:t xml:space="preserve">rganize os blocos a seguir na ordem correta dos passos </w:t>
      </w:r>
      <w:r w:rsidRPr="66D11F24" w:rsidR="3BDF4018">
        <w:rPr>
          <w:rFonts w:ascii="Aptos" w:hAnsi="Aptos" w:eastAsia="Aptos" w:cs="Aptos"/>
          <w:color w:val="000000" w:themeColor="text1"/>
        </w:rPr>
        <w:t xml:space="preserve">indicados </w:t>
      </w:r>
      <w:r w:rsidRPr="66D11F24" w:rsidR="4918BBE9">
        <w:rPr>
          <w:rFonts w:ascii="Aptos" w:hAnsi="Aptos" w:eastAsia="Aptos" w:cs="Aptos"/>
          <w:color w:val="000000" w:themeColor="text1"/>
        </w:rPr>
        <w:t>para verificar uma informação</w:t>
      </w:r>
      <w:r w:rsidRPr="66D11F24" w:rsidR="41709770">
        <w:rPr>
          <w:rFonts w:ascii="Aptos" w:hAnsi="Aptos" w:eastAsia="Aptos" w:cs="Aptos"/>
          <w:color w:val="000000" w:themeColor="text1"/>
        </w:rPr>
        <w:t>.</w:t>
      </w:r>
    </w:p>
    <w:p w:rsidRPr="00C34C9B" w:rsidR="006E6C28" w:rsidP="006E6C28" w:rsidRDefault="006E6C28" w14:paraId="046E4B8A" w14:textId="77777777">
      <w:pPr>
        <w:spacing w:line="278" w:lineRule="auto"/>
        <w:rPr>
          <w:rFonts w:ascii="Arial" w:hAnsi="Arial" w:eastAsia="Arial" w:cs="Arial"/>
          <w:color w:val="FF0000"/>
          <w:lang w:eastAsia="ja-JP"/>
        </w:rPr>
      </w:pPr>
      <w:r>
        <w:rPr>
          <w:rFonts w:ascii="Arial" w:hAnsi="Arial" w:eastAsia="Arial" w:cs="Arial"/>
          <w:color w:val="FF0000"/>
          <w:lang w:eastAsia="ja-JP"/>
        </w:rPr>
        <w:t>v</w:t>
      </w:r>
      <w:r w:rsidRPr="00C34C9B">
        <w:rPr>
          <w:rFonts w:ascii="Arial" w:hAnsi="Arial" w:eastAsia="Arial" w:cs="Arial"/>
          <w:color w:val="FF0000"/>
          <w:lang w:eastAsia="ja-JP"/>
        </w:rPr>
        <w:t>erificar a fonte da postagem.</w:t>
      </w:r>
    </w:p>
    <w:p w:rsidRPr="00C34C9B" w:rsidR="006E6C28" w:rsidP="006E6C28" w:rsidRDefault="006E6C28" w14:paraId="16548F87" w14:textId="77777777">
      <w:pPr>
        <w:spacing w:line="278" w:lineRule="auto"/>
        <w:rPr>
          <w:rFonts w:ascii="Arial" w:hAnsi="Arial" w:eastAsia="Arial" w:cs="Arial"/>
          <w:color w:val="FF0000"/>
          <w:lang w:eastAsia="ja-JP"/>
        </w:rPr>
      </w:pPr>
      <w:r>
        <w:rPr>
          <w:rFonts w:ascii="Arial" w:hAnsi="Arial" w:eastAsia="Arial" w:cs="Arial"/>
          <w:color w:val="FF0000"/>
          <w:lang w:eastAsia="ja-JP"/>
        </w:rPr>
        <w:t>c</w:t>
      </w:r>
      <w:r w:rsidRPr="00C34C9B">
        <w:rPr>
          <w:rFonts w:ascii="Arial" w:hAnsi="Arial" w:eastAsia="Arial" w:cs="Arial"/>
          <w:color w:val="FF0000"/>
          <w:lang w:eastAsia="ja-JP"/>
        </w:rPr>
        <w:t>onfirmar a informação em fontes confiáveis.</w:t>
      </w:r>
    </w:p>
    <w:p w:rsidR="006E6C28" w:rsidP="006E6C28" w:rsidRDefault="4918BBE9" w14:paraId="4512EFD4" w14:textId="77777777">
      <w:pPr>
        <w:spacing w:line="278" w:lineRule="auto"/>
        <w:rPr>
          <w:rFonts w:ascii="Arial" w:hAnsi="Arial" w:eastAsia="Arial" w:cs="Arial"/>
          <w:color w:val="FF0000"/>
          <w:lang w:eastAsia="ja-JP"/>
        </w:rPr>
      </w:pPr>
      <w:r w:rsidRPr="63E5416F">
        <w:rPr>
          <w:rFonts w:ascii="Arial" w:hAnsi="Arial" w:eastAsia="Arial" w:cs="Arial"/>
          <w:color w:val="FF0000"/>
          <w:lang w:eastAsia="ja-JP"/>
        </w:rPr>
        <w:t>checar a data de publicação.</w:t>
      </w:r>
      <w:commentRangeStart w:id="1"/>
      <w:commentRangeEnd w:id="1"/>
      <w:r w:rsidR="006E6C28">
        <w:commentReference w:id="1"/>
      </w:r>
    </w:p>
    <w:p w:rsidRPr="00CF48CD" w:rsidR="006E6C28" w:rsidP="006E6C28" w:rsidRDefault="006E6C28" w14:paraId="0287844B" w14:textId="77777777">
      <w:pPr>
        <w:spacing w:line="278" w:lineRule="auto"/>
        <w:rPr>
          <w:rFonts w:ascii="Aptos" w:hAnsi="Aptos" w:eastAsia="Aptos" w:cs="Aptos"/>
          <w:color w:val="FF177C"/>
          <w:sz w:val="28"/>
          <w:szCs w:val="28"/>
        </w:rPr>
      </w:pPr>
    </w:p>
    <w:p w:rsidRPr="00CF48CD" w:rsidR="006E6C28" w:rsidP="006E6C28" w:rsidRDefault="006E6C28" w14:paraId="23EAD06B" w14:textId="77777777">
      <w:pPr>
        <w:pBdr>
          <w:top w:val="single" w:color="000000" w:sz="4" w:space="4"/>
          <w:bottom w:val="single" w:color="000000" w:sz="4" w:space="4"/>
        </w:pBdr>
        <w:spacing w:line="278" w:lineRule="auto"/>
        <w:rPr>
          <w:rFonts w:ascii="Aptos" w:hAnsi="Aptos" w:eastAsia="Aptos" w:cs="Aptos"/>
          <w:sz w:val="28"/>
          <w:szCs w:val="28"/>
        </w:rPr>
      </w:pPr>
    </w:p>
    <w:p w:rsidR="006E6C28" w:rsidP="006E6C28" w:rsidRDefault="006E6C28" w14:paraId="024A61EF" w14:textId="77777777">
      <w:pPr>
        <w:spacing w:line="278" w:lineRule="auto"/>
        <w:rPr>
          <w:rFonts w:ascii="Aptos" w:hAnsi="Aptos" w:eastAsia="Aptos" w:cs="Aptos"/>
          <w:color w:val="FF177C"/>
        </w:rPr>
      </w:pPr>
      <w:r w:rsidRPr="009F6C3D">
        <w:rPr>
          <w:rFonts w:ascii="Aptos" w:hAnsi="Aptos" w:eastAsia="Aptos" w:cs="Aptos"/>
          <w:b/>
          <w:bCs/>
          <w:color w:val="FF177C"/>
        </w:rPr>
        <w:t>Sequência correta:</w:t>
      </w:r>
      <w:r>
        <w:rPr>
          <w:rFonts w:ascii="Aptos" w:hAnsi="Aptos" w:eastAsia="Aptos" w:cs="Aptos"/>
          <w:color w:val="FF177C"/>
        </w:rPr>
        <w:t xml:space="preserve"> </w:t>
      </w:r>
      <w:r w:rsidRPr="00D21468">
        <w:rPr>
          <w:rFonts w:ascii="Aptos" w:hAnsi="Aptos" w:eastAsia="Aptos" w:cs="Aptos"/>
          <w:color w:val="FF177C"/>
        </w:rPr>
        <w:t>verificar a fonte da postagem | checar a data de publicação | confirmar a informação em fontes confiáveis</w:t>
      </w:r>
    </w:p>
    <w:p w:rsidRPr="004A4647" w:rsidR="006E6C28" w:rsidP="006E6C28" w:rsidRDefault="006E6C28" w14:paraId="7A9BB5C2" w14:textId="77777777">
      <w:pPr>
        <w:spacing w:line="278" w:lineRule="auto"/>
        <w:rPr>
          <w:rFonts w:ascii="Aptos" w:hAnsi="Aptos" w:eastAsia="Aptos" w:cs="Aptos"/>
          <w:b/>
          <w:bCs/>
          <w:color w:val="FF177C"/>
        </w:rPr>
      </w:pPr>
      <w:r w:rsidRPr="004A4647">
        <w:rPr>
          <w:rFonts w:ascii="Aptos" w:hAnsi="Aptos" w:eastAsia="Aptos" w:cs="Aptos"/>
          <w:b/>
          <w:bCs/>
          <w:color w:val="FF177C"/>
        </w:rPr>
        <w:t>Plataforma</w:t>
      </w:r>
    </w:p>
    <w:p w:rsidR="006E6C28" w:rsidP="006E6C28" w:rsidRDefault="4918BBE9" w14:paraId="4298CC90" w14:textId="1FF53055">
      <w:pPr>
        <w:spacing w:line="278" w:lineRule="auto"/>
        <w:rPr>
          <w:rFonts w:ascii="Aptos" w:hAnsi="Aptos" w:eastAsia="Aptos" w:cs="Aptos"/>
          <w:color w:val="FF177C"/>
        </w:rPr>
      </w:pPr>
      <w:r w:rsidRPr="66D11F24">
        <w:rPr>
          <w:rFonts w:ascii="Aptos" w:hAnsi="Aptos" w:eastAsia="Aptos" w:cs="Aptos"/>
          <w:b/>
          <w:bCs/>
          <w:color w:val="FF177C"/>
        </w:rPr>
        <w:t>Resposta correta:</w:t>
      </w:r>
      <w:r w:rsidRPr="66D11F24">
        <w:rPr>
          <w:rFonts w:ascii="Aptos" w:hAnsi="Aptos" w:eastAsia="Aptos" w:cs="Aptos"/>
          <w:color w:val="FF177C"/>
        </w:rPr>
        <w:t xml:space="preserve"> Muito bem! Primeiro veja </w:t>
      </w:r>
      <w:r w:rsidRPr="66D11F24">
        <w:rPr>
          <w:rFonts w:ascii="Aptos" w:hAnsi="Aptos" w:eastAsia="Aptos" w:cs="Aptos"/>
          <w:i/>
          <w:iCs/>
          <w:color w:val="FF177C"/>
        </w:rPr>
        <w:t>quem</w:t>
      </w:r>
      <w:r w:rsidRPr="66D11F24">
        <w:rPr>
          <w:rFonts w:ascii="Aptos" w:hAnsi="Aptos" w:eastAsia="Aptos" w:cs="Aptos"/>
          <w:color w:val="FF177C"/>
        </w:rPr>
        <w:t xml:space="preserve"> publicou (credibilidade), depois </w:t>
      </w:r>
      <w:r w:rsidRPr="66D11F24">
        <w:rPr>
          <w:rFonts w:ascii="Aptos" w:hAnsi="Aptos" w:eastAsia="Aptos" w:cs="Aptos"/>
          <w:i/>
          <w:iCs/>
          <w:color w:val="FF177C"/>
        </w:rPr>
        <w:t>quando</w:t>
      </w:r>
      <w:r w:rsidRPr="66D11F24">
        <w:rPr>
          <w:rFonts w:ascii="Aptos" w:hAnsi="Aptos" w:eastAsia="Aptos" w:cs="Aptos"/>
          <w:color w:val="FF177C"/>
        </w:rPr>
        <w:t xml:space="preserve"> (atualidade) e, por fim, confirme </w:t>
      </w:r>
      <w:r w:rsidRPr="66D11F24" w:rsidR="336E17FA">
        <w:rPr>
          <w:rFonts w:ascii="Aptos" w:hAnsi="Aptos" w:eastAsia="Aptos" w:cs="Aptos"/>
          <w:color w:val="FF177C"/>
        </w:rPr>
        <w:t xml:space="preserve">os dados </w:t>
      </w:r>
      <w:r w:rsidRPr="66D11F24">
        <w:rPr>
          <w:rFonts w:ascii="Aptos" w:hAnsi="Aptos" w:eastAsia="Aptos" w:cs="Aptos"/>
          <w:color w:val="FF177C"/>
        </w:rPr>
        <w:t xml:space="preserve">em fontes confiáveis (órgãos de saúde, artigos revisados). </w:t>
      </w:r>
    </w:p>
    <w:p w:rsidR="006E6C28" w:rsidP="006E6C28" w:rsidRDefault="006E6C28" w14:paraId="7AEC8F3E" w14:textId="77777777">
      <w:pPr>
        <w:spacing w:line="278" w:lineRule="auto"/>
        <w:rPr>
          <w:rFonts w:ascii="Aptos" w:hAnsi="Aptos" w:eastAsia="Aptos" w:cs="Aptos"/>
          <w:color w:val="FF177C"/>
        </w:rPr>
      </w:pPr>
      <w:r w:rsidRPr="004A4647">
        <w:rPr>
          <w:rFonts w:ascii="Aptos" w:hAnsi="Aptos" w:eastAsia="Aptos" w:cs="Aptos"/>
          <w:b/>
          <w:bCs/>
          <w:color w:val="FF177C"/>
        </w:rPr>
        <w:t xml:space="preserve">Resposta incorreta: </w:t>
      </w:r>
      <w:r w:rsidRPr="00B9675D">
        <w:rPr>
          <w:rFonts w:ascii="Aptos" w:hAnsi="Aptos" w:eastAsia="Aptos" w:cs="Aptos"/>
          <w:color w:val="FF177C"/>
        </w:rPr>
        <w:t>Não foi dessa vez, que tal tentar novamente? Pense em 3 passos: quem falou, quando falou e quem mais confirma. Reorganize os blocos nessa ordem e você filtra promessas milagrosas rapidinho.</w:t>
      </w:r>
    </w:p>
    <w:p w:rsidR="006E6C28" w:rsidP="006E6C28" w:rsidRDefault="006E6C28" w14:paraId="6040430B" w14:textId="77777777">
      <w:pPr>
        <w:spacing w:line="278" w:lineRule="auto"/>
        <w:rPr>
          <w:rFonts w:ascii="Aptos" w:hAnsi="Aptos" w:eastAsia="Aptos" w:cs="Aptos"/>
          <w:color w:val="FF177C"/>
        </w:rPr>
      </w:pPr>
    </w:p>
    <w:p w:rsidRPr="00CF48CD" w:rsidR="006E6C28" w:rsidP="006E6C28" w:rsidRDefault="006E6C28" w14:paraId="1C58F136" w14:textId="77777777">
      <w:pPr>
        <w:spacing w:line="278" w:lineRule="auto"/>
        <w:rPr>
          <w:rFonts w:ascii="Aptos" w:hAnsi="Aptos" w:eastAsia="Aptos" w:cs="Aptos"/>
          <w:b/>
          <w:bCs/>
          <w:color w:val="254260"/>
          <w:sz w:val="28"/>
          <w:szCs w:val="28"/>
        </w:rPr>
      </w:pPr>
      <w:commentRangeStart w:id="2"/>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 xml:space="preserve">2 </w:t>
      </w:r>
      <w:r w:rsidRPr="00CF48CD">
        <w:rPr>
          <w:rFonts w:ascii="Aptos" w:hAnsi="Aptos" w:eastAsia="Aptos" w:cs="Aptos"/>
          <w:b/>
          <w:bCs/>
          <w:color w:val="76BA5B"/>
          <w:sz w:val="28"/>
          <w:szCs w:val="28"/>
        </w:rPr>
        <w:t xml:space="preserve">– </w:t>
      </w:r>
      <w:commentRangeEnd w:id="2"/>
      <w:r>
        <w:rPr>
          <w:rStyle w:val="Refdecomentrio"/>
        </w:rPr>
        <w:commentReference w:id="2"/>
      </w:r>
      <w:r>
        <w:rPr>
          <w:rFonts w:ascii="Aptos" w:hAnsi="Aptos" w:eastAsia="Aptos" w:cs="Aptos"/>
          <w:b/>
          <w:bCs/>
          <w:color w:val="76BA5B"/>
          <w:sz w:val="28"/>
          <w:szCs w:val="28"/>
        </w:rPr>
        <w:t xml:space="preserve">Fato ou fake? </w:t>
      </w:r>
    </w:p>
    <w:p w:rsidR="006E6C28" w:rsidP="006E6C28" w:rsidRDefault="15BE4EAE" w14:paraId="1B2A73E5" w14:textId="32D11B1D">
      <w:pPr>
        <w:spacing w:line="278" w:lineRule="auto"/>
        <w:rPr>
          <w:rFonts w:ascii="Aptos" w:hAnsi="Aptos" w:eastAsia="Aptos" w:cs="Aptos"/>
          <w:color w:val="262626" w:themeColor="text1" w:themeTint="D9"/>
        </w:rPr>
      </w:pPr>
      <w:r w:rsidRPr="66D11F24">
        <w:rPr>
          <w:rFonts w:ascii="Aptos" w:hAnsi="Aptos" w:eastAsia="Aptos" w:cs="Aptos"/>
          <w:color w:val="000000" w:themeColor="text1"/>
        </w:rPr>
        <w:lastRenderedPageBreak/>
        <w:t>N</w:t>
      </w:r>
      <w:r w:rsidRPr="66D11F24" w:rsidR="4918BBE9">
        <w:rPr>
          <w:rFonts w:ascii="Aptos" w:hAnsi="Aptos" w:eastAsia="Aptos" w:cs="Aptos"/>
          <w:color w:val="000000" w:themeColor="text1"/>
        </w:rPr>
        <w:t xml:space="preserve">o grupo da sua turma </w:t>
      </w:r>
      <w:r w:rsidRPr="66D11F24" w:rsidR="5E7E8E3E">
        <w:rPr>
          <w:rFonts w:ascii="Aptos" w:hAnsi="Aptos" w:eastAsia="Aptos" w:cs="Aptos"/>
          <w:color w:val="000000" w:themeColor="text1"/>
        </w:rPr>
        <w:t xml:space="preserve">havia </w:t>
      </w:r>
      <w:r w:rsidRPr="66D11F24" w:rsidR="4918BBE9">
        <w:rPr>
          <w:rFonts w:ascii="Aptos" w:hAnsi="Aptos" w:eastAsia="Aptos" w:cs="Aptos"/>
          <w:color w:val="000000" w:themeColor="text1"/>
        </w:rPr>
        <w:t>uma postagem que diz</w:t>
      </w:r>
      <w:r w:rsidRPr="66D11F24" w:rsidR="4A9795B6">
        <w:rPr>
          <w:rFonts w:ascii="Aptos" w:hAnsi="Aptos" w:eastAsia="Aptos" w:cs="Aptos"/>
          <w:color w:val="000000" w:themeColor="text1"/>
        </w:rPr>
        <w:t>ia</w:t>
      </w:r>
      <w:r w:rsidRPr="66D11F24" w:rsidR="4918BBE9">
        <w:rPr>
          <w:rFonts w:ascii="Aptos" w:hAnsi="Aptos" w:eastAsia="Aptos" w:cs="Aptos"/>
          <w:color w:val="000000" w:themeColor="text1"/>
        </w:rPr>
        <w:t>: “Tomar chá de ervas é a solução para qualquer problema de saúde”</w:t>
      </w:r>
      <w:r w:rsidRPr="66D11F24" w:rsidR="3EFAF907">
        <w:rPr>
          <w:rFonts w:ascii="Aptos" w:hAnsi="Aptos" w:eastAsia="Aptos" w:cs="Aptos"/>
          <w:color w:val="000000" w:themeColor="text1"/>
        </w:rPr>
        <w:t>.</w:t>
      </w:r>
      <w:r w:rsidRPr="66D11F24" w:rsidR="4918BBE9">
        <w:rPr>
          <w:rFonts w:ascii="Aptos" w:hAnsi="Aptos" w:eastAsia="Aptos" w:cs="Aptos"/>
          <w:color w:val="000000" w:themeColor="text1"/>
        </w:rPr>
        <w:t xml:space="preserve"> </w:t>
      </w:r>
      <w:r w:rsidRPr="66D11F24" w:rsidR="3E4C2522">
        <w:rPr>
          <w:rFonts w:ascii="Aptos" w:hAnsi="Aptos" w:eastAsia="Aptos" w:cs="Aptos"/>
          <w:color w:val="000000" w:themeColor="text1"/>
        </w:rPr>
        <w:t>E</w:t>
      </w:r>
      <w:r w:rsidRPr="66D11F24" w:rsidR="77F1C66C">
        <w:rPr>
          <w:rFonts w:ascii="Aptos" w:hAnsi="Aptos" w:eastAsia="Aptos" w:cs="Aptos"/>
          <w:color w:val="000000" w:themeColor="text1"/>
        </w:rPr>
        <w:t xml:space="preserve">mbora </w:t>
      </w:r>
      <w:r w:rsidRPr="66D11F24" w:rsidR="2204BE2D">
        <w:rPr>
          <w:rFonts w:ascii="Aptos" w:hAnsi="Aptos" w:eastAsia="Aptos" w:cs="Aptos"/>
          <w:color w:val="000000" w:themeColor="text1"/>
        </w:rPr>
        <w:t>a</w:t>
      </w:r>
      <w:r w:rsidRPr="66D11F24" w:rsidR="4918BBE9">
        <w:rPr>
          <w:rFonts w:ascii="Aptos" w:hAnsi="Aptos" w:eastAsia="Aptos" w:cs="Aptos"/>
          <w:color w:val="000000" w:themeColor="text1"/>
        </w:rPr>
        <w:t xml:space="preserve"> postagem t</w:t>
      </w:r>
      <w:r w:rsidRPr="66D11F24" w:rsidR="1843B1B7">
        <w:rPr>
          <w:rFonts w:ascii="Aptos" w:hAnsi="Aptos" w:eastAsia="Aptos" w:cs="Aptos"/>
          <w:color w:val="000000" w:themeColor="text1"/>
        </w:rPr>
        <w:t>ivesse</w:t>
      </w:r>
      <w:r w:rsidRPr="66D11F24" w:rsidR="4918BBE9">
        <w:rPr>
          <w:rFonts w:ascii="Aptos" w:hAnsi="Aptos" w:eastAsia="Aptos" w:cs="Aptos"/>
          <w:color w:val="000000" w:themeColor="text1"/>
        </w:rPr>
        <w:t xml:space="preserve"> muitos comentários elogiando, </w:t>
      </w:r>
      <w:r w:rsidRPr="66D11F24" w:rsidR="58CF0CB6">
        <w:rPr>
          <w:rFonts w:ascii="Aptos" w:hAnsi="Aptos" w:eastAsia="Aptos" w:cs="Aptos"/>
          <w:color w:val="000000" w:themeColor="text1"/>
        </w:rPr>
        <w:t>ela</w:t>
      </w:r>
      <w:r w:rsidRPr="66D11F24" w:rsidR="4918BBE9">
        <w:rPr>
          <w:rFonts w:ascii="Aptos" w:hAnsi="Aptos" w:eastAsia="Aptos" w:cs="Aptos"/>
          <w:color w:val="000000" w:themeColor="text1"/>
        </w:rPr>
        <w:t xml:space="preserve"> não traz</w:t>
      </w:r>
      <w:r w:rsidRPr="66D11F24" w:rsidR="62254E9F">
        <w:rPr>
          <w:rFonts w:ascii="Aptos" w:hAnsi="Aptos" w:eastAsia="Aptos" w:cs="Aptos"/>
          <w:color w:val="000000" w:themeColor="text1"/>
        </w:rPr>
        <w:t>ia</w:t>
      </w:r>
      <w:r w:rsidRPr="66D11F24" w:rsidR="4918BBE9">
        <w:rPr>
          <w:rFonts w:ascii="Aptos" w:hAnsi="Aptos" w:eastAsia="Aptos" w:cs="Aptos"/>
          <w:color w:val="000000" w:themeColor="text1"/>
        </w:rPr>
        <w:t xml:space="preserve"> nenhuma fonte ou autor identificado.</w:t>
      </w:r>
    </w:p>
    <w:p w:rsidR="006E6C28" w:rsidP="006E6C28" w:rsidRDefault="006E6C28" w14:paraId="46ACD269"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Pensando nisso, a</w:t>
      </w:r>
      <w:r w:rsidRPr="003458CB">
        <w:rPr>
          <w:rFonts w:ascii="Aptos" w:hAnsi="Aptos" w:eastAsia="Aptos" w:cs="Aptos"/>
          <w:color w:val="262626" w:themeColor="text1" w:themeTint="D9"/>
        </w:rPr>
        <w:t xml:space="preserve">nalise as seguintes afirmações, considerando (V) para as verdadeiras e (F) para as falsas </w:t>
      </w:r>
    </w:p>
    <w:p w:rsidRPr="00B57A59" w:rsidR="006E6C28" w:rsidP="006E6C28" w:rsidRDefault="006E6C28" w14:paraId="6F10E527" w14:textId="77777777">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B57A59">
        <w:rPr>
          <w:rFonts w:ascii="Aptos" w:hAnsi="Aptos" w:eastAsia="Aptos" w:cs="Aptos"/>
          <w:color w:val="262626" w:themeColor="text1" w:themeTint="D9"/>
        </w:rPr>
        <w:t>A postagem apresenta uma afirmação exagerada e sem respaldo científico.</w:t>
      </w:r>
    </w:p>
    <w:p w:rsidRPr="00B57A59" w:rsidR="006E6C28" w:rsidP="006E6C28" w:rsidRDefault="006E6C28" w14:paraId="7633EF4B" w14:textId="77777777">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B57A59">
        <w:rPr>
          <w:rFonts w:ascii="Aptos" w:hAnsi="Aptos" w:eastAsia="Aptos" w:cs="Aptos"/>
          <w:color w:val="262626" w:themeColor="text1" w:themeTint="D9"/>
        </w:rPr>
        <w:t>A informação da postagem pode ser verdadeira, desde que exista uma fonte confiável que a comprove.</w:t>
      </w:r>
    </w:p>
    <w:p w:rsidRPr="00B57A59" w:rsidR="006E6C28" w:rsidP="006E6C28" w:rsidRDefault="006E6C28" w14:paraId="41700044" w14:textId="77777777">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B57A59">
        <w:rPr>
          <w:rFonts w:ascii="Aptos" w:hAnsi="Aptos" w:eastAsia="Aptos" w:cs="Aptos"/>
          <w:color w:val="262626" w:themeColor="text1" w:themeTint="D9"/>
        </w:rPr>
        <w:t>É importante verificar se o autor da postagem tem autoridade ou experiência na área de saúde.</w:t>
      </w:r>
    </w:p>
    <w:p w:rsidRPr="003458CB" w:rsidR="006E6C28" w:rsidP="006E6C28" w:rsidRDefault="006E6C28" w14:paraId="00C6F976" w14:textId="77777777">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B57A59">
        <w:rPr>
          <w:rFonts w:ascii="Aptos" w:hAnsi="Aptos" w:eastAsia="Aptos" w:cs="Aptos"/>
          <w:color w:val="262626" w:themeColor="text1" w:themeTint="D9"/>
        </w:rPr>
        <w:t>A postagem é confiável porque não menciona que o chá de ervas pode substituir tratamentos médicos.</w:t>
      </w:r>
    </w:p>
    <w:p w:rsidRPr="003458CB" w:rsidR="006E6C28" w:rsidP="006E6C28" w:rsidRDefault="006E6C28" w14:paraId="6C5CE5A7" w14:textId="44916E22">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A partir dessa análise, as afirmativas são</w:t>
      </w:r>
      <w:r w:rsidRPr="66D11F24" w:rsidR="15647A3E">
        <w:rPr>
          <w:rFonts w:ascii="Aptos" w:hAnsi="Aptos" w:eastAsia="Aptos" w:cs="Aptos"/>
          <w:color w:val="000000" w:themeColor="text1"/>
        </w:rPr>
        <w:t>, respectivamente</w:t>
      </w:r>
      <w:r w:rsidRPr="66D11F24">
        <w:rPr>
          <w:rFonts w:ascii="Aptos" w:hAnsi="Aptos" w:eastAsia="Aptos" w:cs="Aptos"/>
          <w:color w:val="000000" w:themeColor="text1"/>
        </w:rPr>
        <w:t>:</w:t>
      </w:r>
    </w:p>
    <w:p w:rsidRPr="003458CB" w:rsidR="006E6C28" w:rsidP="006E6C28" w:rsidRDefault="006E6C28" w14:paraId="42E323F1" w14:textId="77777777">
      <w:pPr>
        <w:spacing w:line="278" w:lineRule="auto"/>
        <w:rPr>
          <w:rFonts w:ascii="Aptos" w:hAnsi="Aptos" w:eastAsia="Aptos" w:cs="Aptos"/>
          <w:color w:val="262626" w:themeColor="text1" w:themeTint="D9"/>
          <w:lang w:val="en-US"/>
        </w:rPr>
      </w:pPr>
      <w:r w:rsidRPr="003458CB">
        <w:rPr>
          <w:rFonts w:ascii="Aptos" w:hAnsi="Aptos" w:eastAsia="Aptos" w:cs="Aptos"/>
          <w:color w:val="262626" w:themeColor="text1" w:themeTint="D9"/>
          <w:lang w:val="en-US"/>
        </w:rPr>
        <w:t xml:space="preserve">A) V - </w:t>
      </w:r>
      <w:proofErr w:type="gramStart"/>
      <w:r w:rsidRPr="003458CB">
        <w:rPr>
          <w:rFonts w:ascii="Aptos" w:hAnsi="Aptos" w:eastAsia="Aptos" w:cs="Aptos"/>
          <w:color w:val="262626" w:themeColor="text1" w:themeTint="D9"/>
          <w:lang w:val="en-US"/>
        </w:rPr>
        <w:t>F -</w:t>
      </w:r>
      <w:proofErr w:type="gramEnd"/>
      <w:r w:rsidRPr="003458CB">
        <w:rPr>
          <w:rFonts w:ascii="Aptos" w:hAnsi="Aptos" w:eastAsia="Aptos" w:cs="Aptos"/>
          <w:color w:val="262626" w:themeColor="text1" w:themeTint="D9"/>
          <w:lang w:val="en-US"/>
        </w:rPr>
        <w:t xml:space="preserve"> V - V</w:t>
      </w:r>
    </w:p>
    <w:p w:rsidRPr="003458CB" w:rsidR="006E6C28" w:rsidP="006E6C28" w:rsidRDefault="006E6C28" w14:paraId="1EE6A5B3" w14:textId="77777777">
      <w:pPr>
        <w:spacing w:line="278" w:lineRule="auto"/>
        <w:rPr>
          <w:rFonts w:ascii="Aptos" w:hAnsi="Aptos" w:eastAsia="Aptos" w:cs="Aptos"/>
          <w:color w:val="262626" w:themeColor="text1" w:themeTint="D9"/>
          <w:lang w:val="en-US"/>
        </w:rPr>
      </w:pPr>
      <w:r w:rsidRPr="003458CB">
        <w:rPr>
          <w:rFonts w:ascii="Aptos" w:hAnsi="Aptos" w:eastAsia="Aptos" w:cs="Aptos"/>
          <w:color w:val="262626" w:themeColor="text1" w:themeTint="D9"/>
          <w:lang w:val="en-US"/>
        </w:rPr>
        <w:t xml:space="preserve">B) F - F - </w:t>
      </w:r>
      <w:r>
        <w:rPr>
          <w:rFonts w:ascii="Aptos" w:hAnsi="Aptos" w:eastAsia="Aptos" w:cs="Aptos"/>
          <w:color w:val="262626" w:themeColor="text1" w:themeTint="D9"/>
          <w:lang w:val="en-US"/>
        </w:rPr>
        <w:t>V</w:t>
      </w:r>
      <w:r w:rsidRPr="003458CB">
        <w:rPr>
          <w:rFonts w:ascii="Aptos" w:hAnsi="Aptos" w:eastAsia="Aptos" w:cs="Aptos"/>
          <w:color w:val="262626" w:themeColor="text1" w:themeTint="D9"/>
          <w:lang w:val="en-US"/>
        </w:rPr>
        <w:t xml:space="preserve"> - </w:t>
      </w:r>
      <w:r>
        <w:rPr>
          <w:rFonts w:ascii="Aptos" w:hAnsi="Aptos" w:eastAsia="Aptos" w:cs="Aptos"/>
          <w:color w:val="262626" w:themeColor="text1" w:themeTint="D9"/>
          <w:lang w:val="en-US"/>
        </w:rPr>
        <w:t>F</w:t>
      </w:r>
    </w:p>
    <w:p w:rsidRPr="003458CB" w:rsidR="006E6C28" w:rsidP="006E6C28" w:rsidRDefault="006E6C28" w14:paraId="116F9301" w14:textId="77777777">
      <w:pPr>
        <w:spacing w:line="278" w:lineRule="auto"/>
        <w:rPr>
          <w:rFonts w:ascii="Aptos" w:hAnsi="Aptos" w:eastAsia="Aptos" w:cs="Aptos"/>
          <w:color w:val="262626" w:themeColor="text1" w:themeTint="D9"/>
          <w:lang w:val="en-US"/>
        </w:rPr>
      </w:pPr>
      <w:r w:rsidRPr="003458CB">
        <w:rPr>
          <w:rFonts w:ascii="Aptos" w:hAnsi="Aptos" w:eastAsia="Aptos" w:cs="Aptos"/>
          <w:color w:val="262626" w:themeColor="text1" w:themeTint="D9"/>
          <w:lang w:val="en-US"/>
        </w:rPr>
        <w:t xml:space="preserve">C) V - V - </w:t>
      </w:r>
      <w:r>
        <w:rPr>
          <w:rFonts w:ascii="Aptos" w:hAnsi="Aptos" w:eastAsia="Aptos" w:cs="Aptos"/>
          <w:color w:val="262626" w:themeColor="text1" w:themeTint="D9"/>
          <w:lang w:val="en-US"/>
        </w:rPr>
        <w:t>V</w:t>
      </w:r>
      <w:r w:rsidRPr="003458CB">
        <w:rPr>
          <w:rFonts w:ascii="Aptos" w:hAnsi="Aptos" w:eastAsia="Aptos" w:cs="Aptos"/>
          <w:color w:val="262626" w:themeColor="text1" w:themeTint="D9"/>
          <w:lang w:val="en-US"/>
        </w:rPr>
        <w:t xml:space="preserve"> - </w:t>
      </w:r>
      <w:r>
        <w:rPr>
          <w:rFonts w:ascii="Aptos" w:hAnsi="Aptos" w:eastAsia="Aptos" w:cs="Aptos"/>
          <w:color w:val="262626" w:themeColor="text1" w:themeTint="D9"/>
          <w:lang w:val="en-US"/>
        </w:rPr>
        <w:t>F</w:t>
      </w:r>
    </w:p>
    <w:p w:rsidR="006E6C28" w:rsidP="006E6C28" w:rsidRDefault="006E6C28" w14:paraId="00675214" w14:textId="77777777">
      <w:pPr>
        <w:spacing w:line="278" w:lineRule="auto"/>
        <w:rPr>
          <w:rFonts w:ascii="Aptos" w:hAnsi="Aptos" w:eastAsia="Aptos" w:cs="Aptos"/>
          <w:color w:val="262626" w:themeColor="text1" w:themeTint="D9"/>
        </w:rPr>
      </w:pPr>
      <w:r w:rsidRPr="003458CB">
        <w:rPr>
          <w:rFonts w:ascii="Aptos" w:hAnsi="Aptos" w:eastAsia="Aptos" w:cs="Aptos"/>
          <w:color w:val="262626" w:themeColor="text1" w:themeTint="D9"/>
        </w:rPr>
        <w:t>D) F - V - V - V</w:t>
      </w:r>
    </w:p>
    <w:p w:rsidRPr="009211B5" w:rsidR="006E6C28" w:rsidP="006E6C28" w:rsidRDefault="4918BBE9" w14:paraId="16C46C09" w14:textId="4F982591">
      <w:pPr>
        <w:spacing w:line="278" w:lineRule="auto"/>
        <w:rPr>
          <w:rFonts w:ascii="Aptos" w:hAnsi="Aptos" w:eastAsia="Aptos" w:cs="Aptos"/>
          <w:color w:val="FF177C"/>
        </w:rPr>
      </w:pPr>
      <w:r w:rsidRPr="63E5416F">
        <w:rPr>
          <w:rFonts w:ascii="Aptos" w:hAnsi="Aptos" w:eastAsia="Aptos" w:cs="Aptos"/>
          <w:b/>
          <w:bCs/>
          <w:color w:val="FF177C"/>
        </w:rPr>
        <w:t>Alternativa A</w:t>
      </w:r>
      <w:r w:rsidRPr="63E5416F">
        <w:rPr>
          <w:rFonts w:ascii="Aptos" w:hAnsi="Aptos" w:eastAsia="Aptos" w:cs="Aptos"/>
          <w:color w:val="FF177C"/>
        </w:rPr>
        <w:t xml:space="preserve">, incorreta. Quase lá! </w:t>
      </w:r>
      <w:r w:rsidRPr="00C207EA" w:rsidR="00C207EA">
        <w:rPr>
          <w:rFonts w:ascii="Aptos" w:hAnsi="Aptos" w:eastAsia="Aptos" w:cs="Aptos"/>
          <w:color w:val="FF177C"/>
        </w:rPr>
        <w:t>Tente pensar um pouco mais. A postagem não traz uma fonte confiável, então qual afirmação parece mais precisa?</w:t>
      </w:r>
    </w:p>
    <w:p w:rsidRPr="009211B5" w:rsidR="006E6C28" w:rsidP="006E6C28" w:rsidRDefault="006E6C28" w14:paraId="0871538A" w14:textId="1E357632">
      <w:pPr>
        <w:spacing w:line="278" w:lineRule="auto"/>
        <w:rPr>
          <w:rFonts w:ascii="Aptos" w:hAnsi="Aptos" w:eastAsia="Aptos" w:cs="Aptos"/>
          <w:color w:val="FF177C"/>
        </w:rPr>
      </w:pPr>
      <w:r w:rsidRPr="008C3E0C">
        <w:rPr>
          <w:rFonts w:ascii="Aptos" w:hAnsi="Aptos" w:eastAsia="Aptos" w:cs="Aptos"/>
          <w:b/>
          <w:bCs/>
          <w:color w:val="FF177C"/>
        </w:rPr>
        <w:t>Alternativa B</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8207C0">
        <w:rPr>
          <w:rFonts w:ascii="Aptos" w:hAnsi="Aptos" w:eastAsia="Aptos" w:cs="Aptos"/>
          <w:color w:val="FF177C"/>
        </w:rPr>
        <w:t xml:space="preserve">Que tal tentar novamente? </w:t>
      </w:r>
      <w:r w:rsidRPr="00C207EA" w:rsidR="00C207EA">
        <w:rPr>
          <w:rFonts w:ascii="Aptos" w:hAnsi="Aptos" w:eastAsia="Aptos" w:cs="Aptos"/>
          <w:color w:val="FF177C"/>
        </w:rPr>
        <w:t>Reflita sobre o que significa uma afirmação ser exagerada e sem respaldo científico. Será que a postagem tem alguma base científica que a comprove?</w:t>
      </w:r>
      <w:r w:rsidR="00C207EA">
        <w:rPr>
          <w:rFonts w:ascii="Aptos" w:hAnsi="Aptos" w:eastAsia="Aptos" w:cs="Aptos"/>
          <w:color w:val="FF177C"/>
        </w:rPr>
        <w:t xml:space="preserve"> </w:t>
      </w:r>
    </w:p>
    <w:p w:rsidRPr="009211B5" w:rsidR="006E6C28" w:rsidP="006E6C28" w:rsidRDefault="006E6C28" w14:paraId="7E9E94CD" w14:textId="77777777">
      <w:pPr>
        <w:spacing w:line="278" w:lineRule="auto"/>
        <w:rPr>
          <w:rFonts w:ascii="Aptos" w:hAnsi="Aptos" w:eastAsia="Aptos" w:cs="Aptos"/>
          <w:color w:val="FF177C"/>
        </w:rPr>
      </w:pPr>
      <w:r w:rsidRPr="008C3E0C">
        <w:rPr>
          <w:rFonts w:ascii="Aptos" w:hAnsi="Aptos" w:eastAsia="Aptos" w:cs="Aptos"/>
          <w:b/>
          <w:bCs/>
          <w:color w:val="FF177C"/>
        </w:rPr>
        <w:t>Alternativa C</w:t>
      </w:r>
      <w:r w:rsidRPr="00BB4AEF">
        <w:rPr>
          <w:rFonts w:ascii="Aptos" w:hAnsi="Aptos" w:eastAsia="Aptos" w:cs="Aptos"/>
          <w:color w:val="FF177C"/>
        </w:rPr>
        <w:t xml:space="preserve">, correta. </w:t>
      </w:r>
      <w:r w:rsidRPr="008207C0">
        <w:rPr>
          <w:rFonts w:ascii="Aptos" w:hAnsi="Aptos" w:eastAsia="Aptos" w:cs="Aptos"/>
          <w:color w:val="FF177C"/>
        </w:rPr>
        <w:t>Muito bem! Você acertou! A postagem realmente apresenta uma afirmação exagerada e sem respaldo científico. Embora a informação possa ser verdadeira, é fundamental que seja comprovada por uma fonte confiável. Além disso, é importante verificar a autoridade do autor.</w:t>
      </w:r>
    </w:p>
    <w:p w:rsidR="006E6C28" w:rsidP="006E6C28" w:rsidRDefault="006E6C28" w14:paraId="24BF6D4C" w14:textId="77777777">
      <w:pPr>
        <w:spacing w:line="278" w:lineRule="auto"/>
        <w:rPr>
          <w:rFonts w:ascii="Aptos" w:hAnsi="Aptos" w:eastAsia="Aptos" w:cs="Aptos"/>
          <w:color w:val="FF177C"/>
        </w:rPr>
      </w:pPr>
      <w:r w:rsidRPr="008C3E0C">
        <w:rPr>
          <w:rFonts w:ascii="Aptos" w:hAnsi="Aptos" w:eastAsia="Aptos" w:cs="Aptos"/>
          <w:b/>
          <w:bCs/>
          <w:color w:val="FF177C"/>
        </w:rPr>
        <w:t>Alternativa D</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8207C0">
        <w:rPr>
          <w:rFonts w:ascii="Aptos" w:hAnsi="Aptos" w:eastAsia="Aptos" w:cs="Aptos"/>
          <w:color w:val="FF177C"/>
        </w:rPr>
        <w:t xml:space="preserve">Que tal tentar novamente? Lembre-se de que, mesmo que a postagem não mencione substituições, o fato de não ter uma fonte confiável faz com que a postagem não seja confiável. </w:t>
      </w:r>
    </w:p>
    <w:p w:rsidR="006E6C28" w:rsidP="006E6C28" w:rsidRDefault="006E6C28" w14:paraId="5ED0CD28" w14:textId="77777777">
      <w:pPr>
        <w:spacing w:line="278" w:lineRule="auto"/>
        <w:rPr>
          <w:rFonts w:ascii="Aptos" w:hAnsi="Aptos" w:eastAsia="Aptos" w:cs="Aptos"/>
          <w:color w:val="FF177C"/>
        </w:rPr>
      </w:pPr>
    </w:p>
    <w:p w:rsidRPr="00CF48CD" w:rsidR="006E6C28" w:rsidP="006E6C28" w:rsidRDefault="006E6C28" w14:paraId="0B5B5B7D" w14:textId="77777777">
      <w:pPr>
        <w:spacing w:line="278" w:lineRule="auto"/>
        <w:rPr>
          <w:rFonts w:ascii="Aptos" w:hAnsi="Aptos" w:eastAsia="Aptos" w:cs="Aptos"/>
          <w:b/>
          <w:bCs/>
          <w:color w:val="76BA5B"/>
          <w:sz w:val="28"/>
          <w:szCs w:val="28"/>
        </w:rPr>
      </w:pPr>
      <w:commentRangeStart w:id="3"/>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3</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 xml:space="preserve">– </w:t>
      </w:r>
      <w:commentRangeEnd w:id="3"/>
      <w:r>
        <w:rPr>
          <w:rStyle w:val="Refdecomentrio"/>
        </w:rPr>
        <w:commentReference w:id="3"/>
      </w:r>
      <w:r>
        <w:rPr>
          <w:rFonts w:ascii="Aptos" w:hAnsi="Aptos" w:eastAsia="Aptos" w:cs="Aptos"/>
          <w:b/>
          <w:bCs/>
          <w:color w:val="76BA5B"/>
          <w:sz w:val="28"/>
          <w:szCs w:val="28"/>
        </w:rPr>
        <w:t xml:space="preserve">Engajamento </w:t>
      </w:r>
    </w:p>
    <w:p w:rsidR="006E6C28" w:rsidP="006E6C28" w:rsidRDefault="793FB2CE" w14:paraId="4AD189B9" w14:textId="58CC2640">
      <w:pPr>
        <w:spacing w:line="278" w:lineRule="auto"/>
        <w:rPr>
          <w:rFonts w:ascii="Aptos" w:hAnsi="Aptos" w:eastAsia="Aptos" w:cs="Aptos"/>
          <w:color w:val="262626" w:themeColor="text1" w:themeTint="D9"/>
        </w:rPr>
      </w:pPr>
      <w:r w:rsidRPr="66D11F24">
        <w:rPr>
          <w:rFonts w:ascii="Aptos" w:hAnsi="Aptos" w:eastAsia="Aptos" w:cs="Aptos"/>
          <w:color w:val="000000" w:themeColor="text1"/>
        </w:rPr>
        <w:lastRenderedPageBreak/>
        <w:t xml:space="preserve">Nas redes sociais, </w:t>
      </w:r>
      <w:r w:rsidRPr="66D11F24" w:rsidR="198B44BB">
        <w:rPr>
          <w:rFonts w:ascii="Aptos" w:hAnsi="Aptos" w:eastAsia="Aptos" w:cs="Aptos"/>
          <w:color w:val="000000" w:themeColor="text1"/>
        </w:rPr>
        <w:t>v</w:t>
      </w:r>
      <w:r w:rsidRPr="66D11F24" w:rsidR="4918BBE9">
        <w:rPr>
          <w:rFonts w:ascii="Aptos" w:hAnsi="Aptos" w:eastAsia="Aptos" w:cs="Aptos"/>
          <w:color w:val="000000" w:themeColor="text1"/>
        </w:rPr>
        <w:t xml:space="preserve">ocê encontra uma postagem que afirma ser "a solução para todos os problemas de saúde" e </w:t>
      </w:r>
      <w:r w:rsidRPr="66D11F24" w:rsidR="7CC2D61D">
        <w:rPr>
          <w:rFonts w:ascii="Aptos" w:hAnsi="Aptos" w:eastAsia="Aptos" w:cs="Aptos"/>
          <w:color w:val="000000" w:themeColor="text1"/>
        </w:rPr>
        <w:t xml:space="preserve">percebe </w:t>
      </w:r>
      <w:r w:rsidRPr="66D11F24" w:rsidR="4918BBE9">
        <w:rPr>
          <w:rFonts w:ascii="Aptos" w:hAnsi="Aptos" w:eastAsia="Aptos" w:cs="Aptos"/>
          <w:color w:val="000000" w:themeColor="text1"/>
        </w:rPr>
        <w:t>que recebeu muitas curtidas, comentários e compartilhamentos.</w:t>
      </w:r>
    </w:p>
    <w:p w:rsidRPr="007645EF" w:rsidR="006E6C28" w:rsidP="006E6C28" w:rsidRDefault="13F012DB" w14:paraId="639D6AB4" w14:textId="1848F041">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 xml:space="preserve">Pensando nisso, </w:t>
      </w:r>
      <w:r w:rsidRPr="66D11F24" w:rsidR="1CB511ED">
        <w:rPr>
          <w:rFonts w:ascii="Aptos" w:hAnsi="Aptos" w:eastAsia="Aptos" w:cs="Aptos"/>
          <w:color w:val="000000" w:themeColor="text1"/>
        </w:rPr>
        <w:t>a</w:t>
      </w:r>
      <w:r w:rsidRPr="66D11F24" w:rsidR="4918BBE9">
        <w:rPr>
          <w:rFonts w:ascii="Aptos" w:hAnsi="Aptos" w:eastAsia="Aptos" w:cs="Aptos"/>
          <w:color w:val="000000" w:themeColor="text1"/>
        </w:rPr>
        <w:t>nalise as seguintes afirmações, considerando (V) para as verdadeiras e (F) para as falsas</w:t>
      </w:r>
      <w:r w:rsidRPr="66D11F24" w:rsidR="0A92F1BC">
        <w:rPr>
          <w:rFonts w:ascii="Aptos" w:hAnsi="Aptos" w:eastAsia="Aptos" w:cs="Aptos"/>
          <w:color w:val="000000" w:themeColor="text1"/>
        </w:rPr>
        <w:t>.</w:t>
      </w:r>
      <w:r w:rsidRPr="66D11F24" w:rsidR="4918BBE9">
        <w:rPr>
          <w:rFonts w:ascii="Aptos" w:hAnsi="Aptos" w:eastAsia="Aptos" w:cs="Aptos"/>
          <w:color w:val="000000" w:themeColor="text1"/>
        </w:rPr>
        <w:t xml:space="preserve"> </w:t>
      </w:r>
    </w:p>
    <w:p w:rsidRPr="00272F39" w:rsidR="006E6C28" w:rsidP="006E6C28" w:rsidRDefault="006E6C28" w14:paraId="291355D5" w14:textId="2CF51B5E">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272F39">
        <w:rPr>
          <w:rFonts w:ascii="Aptos" w:hAnsi="Aptos" w:eastAsia="Aptos" w:cs="Aptos"/>
          <w:color w:val="262626" w:themeColor="text1" w:themeTint="D9"/>
        </w:rPr>
        <w:t>O número de curtidas, comentários e compartilhamentos aumenta a visibilidade</w:t>
      </w:r>
      <w:r>
        <w:rPr>
          <w:rFonts w:ascii="Aptos" w:hAnsi="Aptos" w:eastAsia="Aptos" w:cs="Aptos"/>
          <w:color w:val="262626" w:themeColor="text1" w:themeTint="D9"/>
        </w:rPr>
        <w:t>, garantindo</w:t>
      </w:r>
      <w:r w:rsidRPr="00272F39">
        <w:rPr>
          <w:rFonts w:ascii="Aptos" w:hAnsi="Aptos" w:eastAsia="Aptos" w:cs="Aptos"/>
          <w:color w:val="262626" w:themeColor="text1" w:themeTint="D9"/>
        </w:rPr>
        <w:t xml:space="preserve"> que o conteúdo seja confiável.</w:t>
      </w:r>
      <w:r w:rsidR="00F32627">
        <w:rPr>
          <w:rFonts w:ascii="Aptos" w:hAnsi="Aptos" w:eastAsia="Aptos" w:cs="Aptos"/>
          <w:color w:val="262626" w:themeColor="text1" w:themeTint="D9"/>
        </w:rPr>
        <w:t xml:space="preserve"> </w:t>
      </w:r>
    </w:p>
    <w:p w:rsidRPr="00272F39" w:rsidR="006E6C28" w:rsidP="006E6C28" w:rsidRDefault="006E6C28" w14:paraId="65D08912" w14:textId="25619DF2">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272F39">
        <w:rPr>
          <w:rFonts w:ascii="Aptos" w:hAnsi="Aptos" w:eastAsia="Aptos" w:cs="Aptos"/>
          <w:color w:val="262626" w:themeColor="text1" w:themeTint="D9"/>
        </w:rPr>
        <w:t>Uma postagem com muitos comentários negativos</w:t>
      </w:r>
      <w:r>
        <w:rPr>
          <w:rFonts w:ascii="Aptos" w:hAnsi="Aptos" w:eastAsia="Aptos" w:cs="Aptos"/>
          <w:color w:val="262626" w:themeColor="text1" w:themeTint="D9"/>
        </w:rPr>
        <w:t xml:space="preserve"> demonstra que é menos confiável</w:t>
      </w:r>
      <w:r w:rsidRPr="00272F39">
        <w:rPr>
          <w:rFonts w:ascii="Aptos" w:hAnsi="Aptos" w:eastAsia="Aptos" w:cs="Aptos"/>
          <w:color w:val="262626" w:themeColor="text1" w:themeTint="D9"/>
        </w:rPr>
        <w:t xml:space="preserve"> que uma com muitos comentários positivos.</w:t>
      </w:r>
      <w:r w:rsidR="00183FA4">
        <w:rPr>
          <w:rFonts w:ascii="Aptos" w:hAnsi="Aptos" w:eastAsia="Aptos" w:cs="Aptos"/>
          <w:color w:val="262626" w:themeColor="text1" w:themeTint="D9"/>
        </w:rPr>
        <w:t xml:space="preserve"> </w:t>
      </w:r>
    </w:p>
    <w:p w:rsidRPr="00272F39" w:rsidR="006E6C28" w:rsidP="006E6C28" w:rsidRDefault="006E6C28" w14:paraId="0C275654" w14:textId="451A84B3">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272F39">
        <w:rPr>
          <w:rFonts w:ascii="Aptos" w:hAnsi="Aptos" w:eastAsia="Aptos" w:cs="Aptos"/>
          <w:color w:val="262626" w:themeColor="text1" w:themeTint="D9"/>
        </w:rPr>
        <w:t>Se a postagem foi compartilhada por muitas pessoas, é um indicativo de que ela é confiável, independentemente de sua fonte.</w:t>
      </w:r>
      <w:r w:rsidR="00183FA4">
        <w:rPr>
          <w:rFonts w:ascii="Aptos" w:hAnsi="Aptos" w:eastAsia="Aptos" w:cs="Aptos"/>
          <w:color w:val="262626" w:themeColor="text1" w:themeTint="D9"/>
        </w:rPr>
        <w:t xml:space="preserve"> </w:t>
      </w:r>
    </w:p>
    <w:p w:rsidR="006E6C28" w:rsidP="006E6C28" w:rsidRDefault="006E6C28" w14:paraId="5C277F60" w14:textId="286851E5">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272F39">
        <w:rPr>
          <w:rFonts w:ascii="Aptos" w:hAnsi="Aptos" w:eastAsia="Aptos" w:cs="Aptos"/>
          <w:color w:val="262626" w:themeColor="text1" w:themeTint="D9"/>
        </w:rPr>
        <w:t>A confiabilidade de uma postagem deve ser verificada em fontes externas, não apenas pelos números de engajamento que ela recebeu.</w:t>
      </w:r>
    </w:p>
    <w:p w:rsidRPr="007645EF" w:rsidR="006E6C28" w:rsidP="006E6C28" w:rsidRDefault="006E6C28" w14:paraId="724E5BD1" w14:textId="0CFB4D7A">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A partir dessa análise, as afirmativas são</w:t>
      </w:r>
      <w:r w:rsidRPr="66D11F24" w:rsidR="54E52FA5">
        <w:rPr>
          <w:rFonts w:ascii="Aptos" w:hAnsi="Aptos" w:eastAsia="Aptos" w:cs="Aptos"/>
          <w:color w:val="000000" w:themeColor="text1"/>
        </w:rPr>
        <w:t>, respectivamente</w:t>
      </w:r>
      <w:r w:rsidRPr="66D11F24">
        <w:rPr>
          <w:rFonts w:ascii="Aptos" w:hAnsi="Aptos" w:eastAsia="Aptos" w:cs="Aptos"/>
          <w:color w:val="000000" w:themeColor="text1"/>
        </w:rPr>
        <w:t>:</w:t>
      </w:r>
    </w:p>
    <w:p w:rsidRPr="007645EF" w:rsidR="006E6C28" w:rsidP="006E6C28" w:rsidRDefault="006E6C28" w14:paraId="432547E1" w14:textId="77777777">
      <w:pPr>
        <w:spacing w:line="278" w:lineRule="auto"/>
        <w:rPr>
          <w:rFonts w:ascii="Aptos" w:hAnsi="Aptos" w:eastAsia="Aptos" w:cs="Aptos"/>
          <w:color w:val="262626" w:themeColor="text1" w:themeTint="D9"/>
          <w:lang w:val="en-US"/>
        </w:rPr>
      </w:pPr>
      <w:r w:rsidRPr="007645EF">
        <w:rPr>
          <w:rFonts w:ascii="Aptos" w:hAnsi="Aptos" w:eastAsia="Aptos" w:cs="Aptos"/>
          <w:color w:val="262626" w:themeColor="text1" w:themeTint="D9"/>
          <w:lang w:val="en-US"/>
        </w:rPr>
        <w:t xml:space="preserve">A) V - </w:t>
      </w:r>
      <w:proofErr w:type="gramStart"/>
      <w:r w:rsidRPr="007645EF">
        <w:rPr>
          <w:rFonts w:ascii="Aptos" w:hAnsi="Aptos" w:eastAsia="Aptos" w:cs="Aptos"/>
          <w:color w:val="262626" w:themeColor="text1" w:themeTint="D9"/>
          <w:lang w:val="en-US"/>
        </w:rPr>
        <w:t>F -</w:t>
      </w:r>
      <w:proofErr w:type="gramEnd"/>
      <w:r w:rsidRPr="007645EF">
        <w:rPr>
          <w:rFonts w:ascii="Aptos" w:hAnsi="Aptos" w:eastAsia="Aptos" w:cs="Aptos"/>
          <w:color w:val="262626" w:themeColor="text1" w:themeTint="D9"/>
          <w:lang w:val="en-US"/>
        </w:rPr>
        <w:t xml:space="preserve"> V - V</w:t>
      </w:r>
    </w:p>
    <w:p w:rsidRPr="007645EF" w:rsidR="006E6C28" w:rsidP="006E6C28" w:rsidRDefault="006E6C28" w14:paraId="08434C66" w14:textId="77777777">
      <w:pPr>
        <w:spacing w:line="278" w:lineRule="auto"/>
        <w:rPr>
          <w:rFonts w:ascii="Aptos" w:hAnsi="Aptos" w:eastAsia="Aptos" w:cs="Aptos"/>
          <w:color w:val="262626" w:themeColor="text1" w:themeTint="D9"/>
          <w:lang w:val="en-US"/>
        </w:rPr>
      </w:pPr>
      <w:r w:rsidRPr="007645EF">
        <w:rPr>
          <w:rFonts w:ascii="Aptos" w:hAnsi="Aptos" w:eastAsia="Aptos" w:cs="Aptos"/>
          <w:color w:val="262626" w:themeColor="text1" w:themeTint="D9"/>
          <w:lang w:val="en-US"/>
        </w:rPr>
        <w:t>B) F - F - V - F</w:t>
      </w:r>
    </w:p>
    <w:p w:rsidRPr="007645EF" w:rsidR="006E6C28" w:rsidP="006E6C28" w:rsidRDefault="006E6C28" w14:paraId="18D68760" w14:textId="77777777">
      <w:pPr>
        <w:spacing w:line="278" w:lineRule="auto"/>
        <w:rPr>
          <w:rFonts w:ascii="Aptos" w:hAnsi="Aptos" w:eastAsia="Aptos" w:cs="Aptos"/>
          <w:color w:val="262626" w:themeColor="text1" w:themeTint="D9"/>
          <w:lang w:val="en-US"/>
        </w:rPr>
      </w:pPr>
      <w:r w:rsidRPr="007645EF">
        <w:rPr>
          <w:rFonts w:ascii="Aptos" w:hAnsi="Aptos" w:eastAsia="Aptos" w:cs="Aptos"/>
          <w:color w:val="262626" w:themeColor="text1" w:themeTint="D9"/>
          <w:lang w:val="en-US"/>
        </w:rPr>
        <w:t>C) V - V - V - F</w:t>
      </w:r>
    </w:p>
    <w:p w:rsidR="006E6C28" w:rsidP="006E6C28" w:rsidRDefault="4918BBE9" w14:paraId="791428B1" w14:textId="56ECD0CA">
      <w:pPr>
        <w:spacing w:line="278" w:lineRule="auto"/>
        <w:rPr>
          <w:rFonts w:ascii="Aptos" w:hAnsi="Aptos" w:eastAsia="Aptos" w:cs="Aptos"/>
          <w:color w:val="262626" w:themeColor="text1" w:themeTint="D9"/>
        </w:rPr>
      </w:pPr>
      <w:commentRangeStart w:id="4"/>
      <w:commentRangeStart w:id="5"/>
      <w:r w:rsidRPr="63E5416F">
        <w:rPr>
          <w:rFonts w:ascii="Aptos" w:hAnsi="Aptos" w:eastAsia="Aptos" w:cs="Aptos"/>
          <w:color w:val="262626" w:themeColor="text1" w:themeTint="D9"/>
        </w:rPr>
        <w:t xml:space="preserve">D) F - </w:t>
      </w:r>
      <w:r w:rsidR="00A35CEF">
        <w:rPr>
          <w:rFonts w:ascii="Aptos" w:hAnsi="Aptos" w:eastAsia="Aptos" w:cs="Aptos"/>
          <w:color w:val="262626" w:themeColor="text1" w:themeTint="D9"/>
        </w:rPr>
        <w:t>F</w:t>
      </w:r>
      <w:r w:rsidRPr="63E5416F">
        <w:rPr>
          <w:rFonts w:ascii="Aptos" w:hAnsi="Aptos" w:eastAsia="Aptos" w:cs="Aptos"/>
          <w:color w:val="262626" w:themeColor="text1" w:themeTint="D9"/>
        </w:rPr>
        <w:t xml:space="preserve"> - </w:t>
      </w:r>
      <w:r w:rsidR="00A35CEF">
        <w:rPr>
          <w:rFonts w:ascii="Aptos" w:hAnsi="Aptos" w:eastAsia="Aptos" w:cs="Aptos"/>
          <w:color w:val="262626" w:themeColor="text1" w:themeTint="D9"/>
        </w:rPr>
        <w:t>F</w:t>
      </w:r>
      <w:r w:rsidRPr="63E5416F">
        <w:rPr>
          <w:rFonts w:ascii="Aptos" w:hAnsi="Aptos" w:eastAsia="Aptos" w:cs="Aptos"/>
          <w:color w:val="262626" w:themeColor="text1" w:themeTint="D9"/>
        </w:rPr>
        <w:t xml:space="preserve"> – V</w:t>
      </w:r>
      <w:commentRangeEnd w:id="4"/>
      <w:r w:rsidR="006E6C28">
        <w:commentReference w:id="4"/>
      </w:r>
      <w:commentRangeEnd w:id="5"/>
      <w:r>
        <w:rPr>
          <w:rStyle w:val="CommentReference"/>
        </w:rPr>
        <w:commentReference w:id="5"/>
      </w:r>
    </w:p>
    <w:p w:rsidRPr="009211B5" w:rsidR="006E6C28" w:rsidP="006E6C28" w:rsidRDefault="006E6C28" w14:paraId="1569FEB2" w14:textId="77777777">
      <w:pPr>
        <w:spacing w:line="278" w:lineRule="auto"/>
        <w:rPr>
          <w:rFonts w:ascii="Aptos" w:hAnsi="Aptos" w:eastAsia="Aptos" w:cs="Aptos"/>
          <w:color w:val="FF177C"/>
        </w:rPr>
      </w:pPr>
      <w:r w:rsidRPr="008C3E0C">
        <w:rPr>
          <w:rFonts w:ascii="Aptos" w:hAnsi="Aptos" w:eastAsia="Aptos" w:cs="Aptos"/>
          <w:b/>
          <w:bCs/>
          <w:color w:val="FF177C"/>
        </w:rPr>
        <w:t xml:space="preserve">Alternativa </w:t>
      </w:r>
      <w:r>
        <w:rPr>
          <w:rFonts w:ascii="Aptos" w:hAnsi="Aptos" w:eastAsia="Aptos" w:cs="Aptos"/>
          <w:b/>
          <w:bCs/>
          <w:color w:val="FF177C"/>
        </w:rPr>
        <w:t>A</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C97067">
        <w:rPr>
          <w:rFonts w:ascii="Aptos" w:hAnsi="Aptos" w:eastAsia="Aptos" w:cs="Aptos"/>
          <w:color w:val="FF177C"/>
        </w:rPr>
        <w:t>Que tal tentar novamente? O número de curtidas, comentários e compartilhamentos pode aumentar a visibilidade, mas isso não garante que o conteúdo seja confiável. O que mais você poderia considerar ao avaliar a credibilidade de uma postagem?</w:t>
      </w:r>
    </w:p>
    <w:p w:rsidRPr="009211B5" w:rsidR="006E6C28" w:rsidP="006E6C28" w:rsidRDefault="006E6C28" w14:paraId="1E5CB7D3" w14:textId="430406E6">
      <w:pPr>
        <w:spacing w:line="278" w:lineRule="auto"/>
        <w:rPr>
          <w:rFonts w:ascii="Aptos" w:hAnsi="Aptos" w:eastAsia="Aptos" w:cs="Aptos"/>
          <w:color w:val="FF177C"/>
        </w:rPr>
      </w:pPr>
      <w:r w:rsidRPr="583CD1D2" w:rsidR="006E6C28">
        <w:rPr>
          <w:rFonts w:ascii="Aptos" w:hAnsi="Aptos" w:eastAsia="Aptos" w:cs="Aptos"/>
          <w:b w:val="1"/>
          <w:bCs w:val="1"/>
          <w:color w:val="FF177C"/>
        </w:rPr>
        <w:t>Alternativa B</w:t>
      </w:r>
      <w:r w:rsidRPr="583CD1D2" w:rsidR="006E6C28">
        <w:rPr>
          <w:rFonts w:ascii="Aptos" w:hAnsi="Aptos" w:eastAsia="Aptos" w:cs="Aptos"/>
          <w:color w:val="FF177C"/>
        </w:rPr>
        <w:t xml:space="preserve">, </w:t>
      </w:r>
      <w:r w:rsidRPr="583CD1D2" w:rsidR="006E6C28">
        <w:rPr>
          <w:rFonts w:ascii="Aptos" w:hAnsi="Aptos" w:eastAsia="Aptos" w:cs="Aptos"/>
          <w:color w:val="FF177C"/>
        </w:rPr>
        <w:t>in</w:t>
      </w:r>
      <w:r w:rsidRPr="583CD1D2" w:rsidR="006E6C28">
        <w:rPr>
          <w:rFonts w:ascii="Aptos" w:hAnsi="Aptos" w:eastAsia="Aptos" w:cs="Aptos"/>
          <w:color w:val="FF177C"/>
        </w:rPr>
        <w:t xml:space="preserve">correta. </w:t>
      </w:r>
      <w:r w:rsidRPr="583CD1D2" w:rsidR="6BC21FCF">
        <w:rPr>
          <w:rFonts w:ascii="Aptos" w:hAnsi="Aptos" w:eastAsia="Aptos" w:cs="Aptos"/>
          <w:color w:val="FF177C"/>
        </w:rPr>
        <w:t>Quase lá! Reflita sobre o impacto dos compartilhamentos: será que maior quantidade significa maior confiabilidade? O que mais seria importante considerar?</w:t>
      </w:r>
    </w:p>
    <w:p w:rsidRPr="009211B5" w:rsidR="006E6C28" w:rsidP="006E6C28" w:rsidRDefault="006E6C28" w14:paraId="6604E63A" w14:textId="77777777">
      <w:pPr>
        <w:spacing w:line="278" w:lineRule="auto"/>
        <w:rPr>
          <w:rFonts w:ascii="Aptos" w:hAnsi="Aptos" w:eastAsia="Aptos" w:cs="Aptos"/>
          <w:color w:val="FF177C"/>
        </w:rPr>
      </w:pPr>
      <w:r w:rsidRPr="008C3E0C">
        <w:rPr>
          <w:rFonts w:ascii="Aptos" w:hAnsi="Aptos" w:eastAsia="Aptos" w:cs="Aptos"/>
          <w:b/>
          <w:bCs/>
          <w:color w:val="FF177C"/>
        </w:rPr>
        <w:t>Alternativa C</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056F67">
        <w:rPr>
          <w:rFonts w:ascii="Aptos" w:hAnsi="Aptos" w:eastAsia="Aptos" w:cs="Aptos"/>
          <w:color w:val="FF177C"/>
        </w:rPr>
        <w:t>Que tal tentar novamente? Embora o compartilhamento de uma postagem aumente sua visibilidade, ele não é um indicativo de confiabilidade. Será que a postagem tem uma fonte confiável para garantir a veracidade?</w:t>
      </w:r>
    </w:p>
    <w:p w:rsidR="006E6C28" w:rsidP="006E6C28" w:rsidRDefault="006E6C28" w14:paraId="65013156" w14:textId="77777777">
      <w:pPr>
        <w:spacing w:line="278" w:lineRule="auto"/>
        <w:rPr>
          <w:rFonts w:ascii="Aptos" w:hAnsi="Aptos" w:eastAsia="Aptos" w:cs="Aptos"/>
          <w:color w:val="FF177C"/>
        </w:rPr>
      </w:pPr>
      <w:r w:rsidRPr="008C3E0C">
        <w:rPr>
          <w:rFonts w:ascii="Aptos" w:hAnsi="Aptos" w:eastAsia="Aptos" w:cs="Aptos"/>
          <w:b/>
          <w:bCs/>
          <w:color w:val="FF177C"/>
        </w:rPr>
        <w:t>Alternativa D</w:t>
      </w:r>
      <w:r w:rsidRPr="00BB4AEF">
        <w:rPr>
          <w:rFonts w:ascii="Aptos" w:hAnsi="Aptos" w:eastAsia="Aptos" w:cs="Aptos"/>
          <w:color w:val="FF177C"/>
        </w:rPr>
        <w:t xml:space="preserve">, correta. </w:t>
      </w:r>
      <w:r w:rsidRPr="00A71CB0">
        <w:rPr>
          <w:rFonts w:ascii="Aptos" w:hAnsi="Aptos" w:eastAsia="Aptos" w:cs="Aptos"/>
          <w:color w:val="FF177C"/>
        </w:rPr>
        <w:t>Muito bem! Você acertou! A confiabilidade de uma postagem deve ser verificada em fontes externas, e não apenas pelos números de engajamento. O número de interações não garante a veracidade da informação.</w:t>
      </w:r>
    </w:p>
    <w:p w:rsidR="006E6C28" w:rsidP="006E6C28" w:rsidRDefault="006E6C28" w14:paraId="79CE8A27" w14:textId="77777777">
      <w:pPr>
        <w:spacing w:line="278" w:lineRule="auto"/>
        <w:rPr>
          <w:rFonts w:ascii="Aptos" w:hAnsi="Aptos" w:eastAsia="Aptos" w:cs="Aptos"/>
          <w:color w:val="FF177C"/>
        </w:rPr>
      </w:pPr>
    </w:p>
    <w:p w:rsidR="006E6C28" w:rsidP="006E6C28" w:rsidRDefault="006E6C28" w14:paraId="0396F92D" w14:textId="77777777">
      <w:pPr>
        <w:pStyle w:val="Aula"/>
      </w:pPr>
      <w:r w:rsidRPr="00A96408">
        <w:lastRenderedPageBreak/>
        <w:t xml:space="preserve">Aula </w:t>
      </w:r>
      <w:r>
        <w:t>2</w:t>
      </w:r>
    </w:p>
    <w:p w:rsidR="006E6C28" w:rsidP="006E6C28" w:rsidRDefault="006E6C28" w14:paraId="51E1E254" w14:textId="77777777">
      <w:pPr>
        <w:pStyle w:val="Aula"/>
        <w:rPr>
          <w:rFonts w:ascii="Aptos" w:hAnsi="Aptos" w:eastAsia="Aptos" w:cs="Aptos"/>
          <w:b w:val="0"/>
          <w:bCs w:val="0"/>
          <w:color w:val="262626" w:themeColor="text1" w:themeTint="D9"/>
          <w:sz w:val="36"/>
          <w:szCs w:val="36"/>
        </w:rPr>
      </w:pPr>
      <w:r w:rsidRPr="00A003DD">
        <w:rPr>
          <w:rFonts w:ascii="Aptos" w:hAnsi="Aptos" w:eastAsia="Aptos" w:cs="Aptos"/>
          <w:color w:val="262626" w:themeColor="text1" w:themeTint="D9"/>
        </w:rPr>
        <w:t>Criando postagens confiáveis</w:t>
      </w:r>
    </w:p>
    <w:p w:rsidR="006E6C28" w:rsidP="006E6C28" w:rsidRDefault="006E6C28" w14:paraId="61B48615" w14:textId="77777777">
      <w:pPr>
        <w:rPr>
          <w:rFonts w:ascii="Aptos" w:hAnsi="Aptos" w:eastAsia="Aptos" w:cs="Aptos"/>
          <w:b/>
          <w:bCs/>
          <w:color w:val="4DBFEA"/>
          <w:sz w:val="28"/>
          <w:szCs w:val="28"/>
        </w:rPr>
      </w:pPr>
      <w:r>
        <w:rPr>
          <w:noProof/>
        </w:rPr>
        <mc:AlternateContent>
          <mc:Choice Requires="wps">
            <w:drawing>
              <wp:inline distT="0" distB="0" distL="0" distR="0" wp14:anchorId="39B36C63" wp14:editId="3351F625">
                <wp:extent cx="184785" cy="138430"/>
                <wp:effectExtent l="4128" t="0" r="0" b="0"/>
                <wp:docPr id="353344182" name="Triângulo isósceles 1"/>
                <wp:cNvGraphicFramePr/>
                <a:graphic xmlns:a="http://schemas.openxmlformats.org/drawingml/2006/main">
                  <a:graphicData uri="http://schemas.microsoft.com/office/word/2010/wordprocessingShape">
                    <wps:wsp>
                      <wps:cNvSpPr/>
                      <wps:spPr>
                        <a:xfrm rot="5400000">
                          <a:off x="0" y="0"/>
                          <a:ext cx="184785" cy="138430"/>
                        </a:xfrm>
                        <a:prstGeom prst="triangle">
                          <a:avLst/>
                        </a:prstGeom>
                        <a:solidFill>
                          <a:srgbClr val="9968A9"/>
                        </a:solidFill>
                        <a:ln w="12700" cap="flat" cmpd="sng" algn="ctr">
                          <a:noFill/>
                          <a:prstDash val="solid"/>
                          <a:miter lim="800000"/>
                        </a:ln>
                        <a:effectLst/>
                      </wps:spPr>
                      <wps:bodyPr anchor="ctr"/>
                    </wps:wsp>
                  </a:graphicData>
                </a:graphic>
              </wp:inline>
            </w:drawing>
          </mc:Choice>
          <mc:Fallback xmlns:arto="http://schemas.microsoft.com/office/word/2006/arto" xmlns:a="http://schemas.openxmlformats.org/drawingml/2006/main">
            <w:pict w14:anchorId="0DBDC936">
              <v:shape id="Triângulo isósceles 1" style="width:14.55pt;height:10.9pt;rotation:90;visibility:visible;mso-wrap-style:square;mso-left-percent:-10001;mso-top-percent:-10001;mso-position-horizontal:absolute;mso-position-horizontal-relative:char;mso-position-vertical:absolute;mso-position-vertical-relative:line;mso-left-percent:-10001;mso-top-percent:-10001;v-text-anchor:middle" o:spid="_x0000_s1026" fillcolor="#9968a9" stroked="f"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" w14:anchorId="32100F88">
                <w10:anchorlock/>
              </v:shape>
            </w:pict>
          </mc:Fallback>
        </mc:AlternateContent>
      </w:r>
      <w:r w:rsidRPr="30039FB5">
        <w:rPr>
          <w:rFonts w:ascii="Aptos" w:hAnsi="Aptos" w:eastAsia="Aptos" w:cs="Aptos"/>
          <w:b/>
          <w:bCs/>
          <w:color w:val="4DBFEA"/>
          <w:sz w:val="28"/>
          <w:szCs w:val="28"/>
        </w:rPr>
        <w:t xml:space="preserve"> </w:t>
      </w:r>
      <w:r>
        <w:rPr>
          <w:rFonts w:ascii="Aptos" w:hAnsi="Aptos" w:eastAsia="Aptos" w:cs="Aptos"/>
          <w:b/>
          <w:bCs/>
          <w:color w:val="4DBFEA"/>
          <w:sz w:val="28"/>
          <w:szCs w:val="28"/>
        </w:rPr>
        <w:t xml:space="preserve"> </w:t>
      </w:r>
      <w:r w:rsidRPr="00A96408">
        <w:rPr>
          <w:rFonts w:ascii="Aptos" w:hAnsi="Aptos" w:eastAsia="Aptos" w:cs="Aptos"/>
          <w:b/>
          <w:bCs/>
          <w:color w:val="9968A9"/>
          <w:sz w:val="28"/>
          <w:szCs w:val="28"/>
        </w:rPr>
        <w:t>Unidade</w:t>
      </w:r>
    </w:p>
    <w:p w:rsidR="006E6C28" w:rsidP="006E6C28" w:rsidRDefault="006E6C28" w14:paraId="6588BE1A" w14:textId="77777777">
      <w:pPr>
        <w:spacing w:line="278" w:lineRule="auto"/>
        <w:rPr>
          <w:rFonts w:ascii="Aptos" w:hAnsi="Aptos" w:eastAsia="Aptos" w:cs="Aptos"/>
          <w:b/>
          <w:bCs/>
          <w:color w:val="494949"/>
          <w:sz w:val="28"/>
          <w:szCs w:val="28"/>
        </w:rPr>
      </w:pPr>
      <w:r w:rsidRPr="007E0051">
        <w:rPr>
          <w:rFonts w:ascii="Aptos" w:hAnsi="Aptos" w:eastAsia="Aptos" w:cs="Aptos"/>
          <w:b/>
          <w:bCs/>
          <w:color w:val="494949"/>
          <w:sz w:val="28"/>
          <w:szCs w:val="28"/>
        </w:rPr>
        <w:t>Educação Midiática: o poder da informação</w:t>
      </w:r>
    </w:p>
    <w:p w:rsidRPr="00CF48CD" w:rsidR="006E6C28" w:rsidP="006E6C28" w:rsidRDefault="4918BBE9" w14:paraId="49F1C98E" w14:textId="77777777">
      <w:pPr>
        <w:spacing w:line="278" w:lineRule="auto"/>
        <w:rPr>
          <w:rFonts w:ascii="Aptos" w:hAnsi="Aptos" w:eastAsia="Aptos" w:cs="Aptos"/>
          <w:b/>
          <w:bCs/>
          <w:color w:val="76BA5B"/>
          <w:sz w:val="28"/>
          <w:szCs w:val="28"/>
        </w:rPr>
      </w:pPr>
      <w:commentRangeStart w:id="6"/>
      <w:r w:rsidRPr="63E5416F">
        <w:rPr>
          <w:rFonts w:ascii="Aptos" w:hAnsi="Aptos" w:eastAsia="Aptos" w:cs="Aptos"/>
          <w:b/>
          <w:bCs/>
          <w:color w:val="76BA5B"/>
          <w:sz w:val="28"/>
          <w:szCs w:val="28"/>
        </w:rPr>
        <w:t>Questão 1</w:t>
      </w:r>
      <w:r w:rsidRPr="63E5416F">
        <w:rPr>
          <w:rFonts w:ascii="Aptos" w:hAnsi="Aptos" w:eastAsia="Aptos" w:cs="Aptos"/>
          <w:b/>
          <w:bCs/>
          <w:sz w:val="28"/>
          <w:szCs w:val="28"/>
        </w:rPr>
        <w:t xml:space="preserve"> </w:t>
      </w:r>
      <w:r w:rsidRPr="63E5416F">
        <w:rPr>
          <w:rFonts w:ascii="Aptos" w:hAnsi="Aptos" w:eastAsia="Aptos" w:cs="Aptos"/>
          <w:b/>
          <w:bCs/>
          <w:color w:val="76BA5B"/>
          <w:sz w:val="28"/>
          <w:szCs w:val="28"/>
        </w:rPr>
        <w:t>–</w:t>
      </w:r>
      <w:commentRangeEnd w:id="6"/>
      <w:r w:rsidR="006E6C28">
        <w:commentReference w:id="6"/>
      </w:r>
      <w:r w:rsidRPr="63E5416F">
        <w:rPr>
          <w:rFonts w:ascii="Aptos" w:hAnsi="Aptos" w:eastAsia="Aptos" w:cs="Aptos"/>
          <w:b/>
          <w:bCs/>
          <w:color w:val="76BA5B"/>
          <w:sz w:val="28"/>
          <w:szCs w:val="28"/>
        </w:rPr>
        <w:t xml:space="preserve"> Redes para se informar</w:t>
      </w:r>
      <w:commentRangeStart w:id="7"/>
      <w:commentRangeEnd w:id="7"/>
      <w:r w:rsidR="006E6C28">
        <w:commentReference w:id="7"/>
      </w:r>
    </w:p>
    <w:p w:rsidRPr="00292817" w:rsidR="006E6C28" w:rsidP="006E6C28" w:rsidRDefault="6F5C69E0" w14:paraId="5BCE2BD2" w14:textId="5830B92D">
      <w:pPr>
        <w:spacing w:line="278" w:lineRule="auto"/>
        <w:rPr>
          <w:rFonts w:ascii="Aptos" w:hAnsi="Aptos" w:eastAsia="Aptos" w:cs="Aptos"/>
          <w:color w:val="262626" w:themeColor="text1" w:themeTint="D9"/>
        </w:rPr>
      </w:pPr>
      <w:r w:rsidRPr="63E5416F">
        <w:rPr>
          <w:rFonts w:ascii="Aptos" w:hAnsi="Aptos" w:eastAsia="Aptos" w:cs="Aptos"/>
          <w:color w:val="262626" w:themeColor="text1" w:themeTint="D9"/>
        </w:rPr>
        <w:t xml:space="preserve">Ao conversar sobre as últimas notícias mundiais, </w:t>
      </w:r>
      <w:r w:rsidRPr="63E5416F" w:rsidR="4918BBE9">
        <w:rPr>
          <w:rFonts w:ascii="Aptos" w:hAnsi="Aptos" w:eastAsia="Aptos" w:cs="Aptos"/>
          <w:color w:val="262626" w:themeColor="text1" w:themeTint="D9"/>
        </w:rPr>
        <w:t xml:space="preserve">Marina percebe que seus amigos mudaram a forma de se informar, pois agora acompanham notícias principalmente pelo Instagram. </w:t>
      </w:r>
      <w:r w:rsidRPr="63E5416F" w:rsidR="633FEC0E">
        <w:rPr>
          <w:rFonts w:ascii="Aptos" w:hAnsi="Aptos" w:eastAsia="Aptos" w:cs="Aptos"/>
          <w:color w:val="262626" w:themeColor="text1" w:themeTint="D9"/>
        </w:rPr>
        <w:t xml:space="preserve">Ao refletir sobre isso, </w:t>
      </w:r>
      <w:r w:rsidRPr="63E5416F" w:rsidR="51C3C66F">
        <w:rPr>
          <w:rFonts w:ascii="Aptos" w:hAnsi="Aptos" w:eastAsia="Aptos" w:cs="Aptos"/>
          <w:color w:val="262626" w:themeColor="text1" w:themeTint="D9"/>
        </w:rPr>
        <w:t>ela</w:t>
      </w:r>
      <w:r w:rsidRPr="63E5416F" w:rsidR="633FEC0E">
        <w:rPr>
          <w:rFonts w:ascii="Aptos" w:hAnsi="Aptos" w:eastAsia="Aptos" w:cs="Aptos"/>
          <w:color w:val="262626" w:themeColor="text1" w:themeTint="D9"/>
        </w:rPr>
        <w:t xml:space="preserve"> conclui </w:t>
      </w:r>
      <w:r w:rsidRPr="63E5416F" w:rsidR="5BA6F1E5">
        <w:rPr>
          <w:rFonts w:ascii="Aptos" w:hAnsi="Aptos" w:eastAsia="Aptos" w:cs="Aptos"/>
          <w:color w:val="262626" w:themeColor="text1" w:themeTint="D9"/>
        </w:rPr>
        <w:t>que</w:t>
      </w:r>
      <w:r w:rsidRPr="63E5416F" w:rsidR="5CFF57FD">
        <w:rPr>
          <w:rFonts w:ascii="Aptos" w:hAnsi="Aptos" w:eastAsia="Aptos" w:cs="Aptos"/>
          <w:color w:val="262626" w:themeColor="text1" w:themeTint="D9"/>
        </w:rPr>
        <w:t>, na atualidade,</w:t>
      </w:r>
      <w:r w:rsidRPr="63E5416F" w:rsidR="319347E0">
        <w:rPr>
          <w:rFonts w:ascii="Aptos" w:hAnsi="Aptos" w:eastAsia="Aptos" w:cs="Aptos"/>
          <w:color w:val="262626" w:themeColor="text1" w:themeTint="D9"/>
        </w:rPr>
        <w:t xml:space="preserve"> as redes sociais</w:t>
      </w:r>
      <w:r w:rsidRPr="63E5416F" w:rsidR="15083E93">
        <w:rPr>
          <w:rFonts w:ascii="Aptos" w:hAnsi="Aptos" w:eastAsia="Aptos" w:cs="Aptos"/>
          <w:color w:val="262626" w:themeColor="text1" w:themeTint="D9"/>
        </w:rPr>
        <w:t xml:space="preserve"> </w:t>
      </w:r>
    </w:p>
    <w:p w:rsidRPr="00292817" w:rsidR="006E6C28" w:rsidP="006E6C28" w:rsidRDefault="4918BBE9" w14:paraId="0F73EBF6" w14:textId="46A9F940">
      <w:pPr>
        <w:spacing w:line="278" w:lineRule="auto"/>
        <w:rPr>
          <w:rFonts w:ascii="Aptos" w:hAnsi="Aptos" w:eastAsia="Aptos" w:cs="Aptos"/>
          <w:color w:val="262626" w:themeColor="text1" w:themeTint="D9"/>
        </w:rPr>
      </w:pPr>
      <w:r w:rsidRPr="583CD1D2" w:rsidR="4918BBE9">
        <w:rPr>
          <w:rFonts w:ascii="Aptos" w:hAnsi="Aptos" w:eastAsia="Aptos" w:cs="Aptos"/>
          <w:color w:val="262626" w:themeColor="text1" w:themeTint="D9" w:themeShade="FF"/>
        </w:rPr>
        <w:t>A) influenciam a maneira como as pessoas acessam informações</w:t>
      </w:r>
      <w:r w:rsidRPr="583CD1D2" w:rsidR="0AB8D569">
        <w:rPr>
          <w:rFonts w:ascii="Aptos" w:hAnsi="Aptos" w:eastAsia="Aptos" w:cs="Aptos"/>
          <w:color w:val="262626" w:themeColor="text1" w:themeTint="D9" w:themeShade="FF"/>
        </w:rPr>
        <w:t xml:space="preserve"> cotidianas</w:t>
      </w:r>
      <w:r w:rsidRPr="583CD1D2" w:rsidR="4918BBE9">
        <w:rPr>
          <w:rFonts w:ascii="Aptos" w:hAnsi="Aptos" w:eastAsia="Aptos" w:cs="Aptos"/>
          <w:color w:val="262626" w:themeColor="text1" w:themeTint="D9" w:themeShade="FF"/>
        </w:rPr>
        <w:t>.</w:t>
      </w:r>
      <w:r>
        <w:br/>
      </w:r>
      <w:r w:rsidRPr="583CD1D2" w:rsidR="4918BBE9">
        <w:rPr>
          <w:rFonts w:ascii="Aptos" w:hAnsi="Aptos" w:eastAsia="Aptos" w:cs="Aptos"/>
          <w:color w:val="262626" w:themeColor="text1" w:themeTint="D9" w:themeShade="FF"/>
        </w:rPr>
        <w:t xml:space="preserve">B) funcionam como espaço de entretenimento </w:t>
      </w:r>
      <w:r w:rsidRPr="583CD1D2" w:rsidR="21B1D8B1">
        <w:rPr>
          <w:rFonts w:ascii="Aptos" w:hAnsi="Aptos" w:eastAsia="Aptos" w:cs="Aptos"/>
          <w:color w:val="262626" w:themeColor="text1" w:themeTint="D9" w:themeShade="FF"/>
        </w:rPr>
        <w:t>que dispensam a</w:t>
      </w:r>
      <w:r w:rsidRPr="583CD1D2" w:rsidR="254697A8">
        <w:rPr>
          <w:rFonts w:ascii="Aptos" w:hAnsi="Aptos" w:eastAsia="Aptos" w:cs="Aptos"/>
          <w:color w:val="262626" w:themeColor="text1" w:themeTint="D9" w:themeShade="FF"/>
        </w:rPr>
        <w:t xml:space="preserve"> necessidade de</w:t>
      </w:r>
      <w:r w:rsidRPr="583CD1D2" w:rsidR="4918BBE9">
        <w:rPr>
          <w:rFonts w:ascii="Aptos" w:hAnsi="Aptos" w:eastAsia="Aptos" w:cs="Aptos"/>
          <w:color w:val="262626" w:themeColor="text1" w:themeTint="D9" w:themeShade="FF"/>
        </w:rPr>
        <w:t xml:space="preserve"> informações verdadeiras. </w:t>
      </w:r>
      <w:r>
        <w:br/>
      </w:r>
      <w:r w:rsidRPr="583CD1D2" w:rsidR="4918BBE9">
        <w:rPr>
          <w:rFonts w:ascii="Aptos" w:hAnsi="Aptos" w:eastAsia="Aptos" w:cs="Aptos"/>
          <w:color w:val="262626" w:themeColor="text1" w:themeTint="D9" w:themeShade="FF"/>
        </w:rPr>
        <w:t xml:space="preserve">C) </w:t>
      </w:r>
      <w:r w:rsidRPr="583CD1D2" w:rsidR="003BB76F">
        <w:rPr>
          <w:rFonts w:ascii="Aptos" w:hAnsi="Aptos" w:eastAsia="Aptos" w:cs="Aptos"/>
          <w:color w:val="262626" w:themeColor="text1" w:themeTint="D9" w:themeShade="FF"/>
        </w:rPr>
        <w:t>elimina</w:t>
      </w:r>
      <w:commentRangeStart w:id="8"/>
      <w:commentRangeStart w:id="9"/>
      <w:r w:rsidRPr="583CD1D2" w:rsidR="4918BBE9">
        <w:rPr>
          <w:rFonts w:ascii="Aptos" w:hAnsi="Aptos" w:eastAsia="Aptos" w:cs="Aptos"/>
          <w:color w:val="262626" w:themeColor="text1" w:themeTint="D9" w:themeShade="FF"/>
        </w:rPr>
        <w:t>m</w:t>
      </w:r>
      <w:commentRangeEnd w:id="8"/>
      <w:r>
        <w:rPr>
          <w:rStyle w:val="CommentReference"/>
        </w:rPr>
        <w:commentReference w:id="8"/>
      </w:r>
      <w:commentRangeEnd w:id="9"/>
      <w:r>
        <w:rPr>
          <w:rStyle w:val="CommentReference"/>
        </w:rPr>
        <w:commentReference w:id="9"/>
      </w:r>
      <w:r w:rsidRPr="583CD1D2" w:rsidR="4918BBE9">
        <w:rPr>
          <w:rFonts w:ascii="Aptos" w:hAnsi="Aptos" w:eastAsia="Aptos" w:cs="Aptos"/>
          <w:color w:val="262626" w:themeColor="text1" w:themeTint="D9" w:themeShade="FF"/>
        </w:rPr>
        <w:t xml:space="preserve"> a necessidade das pessoas de lerem notícias em outros meios</w:t>
      </w:r>
      <w:r w:rsidRPr="583CD1D2" w:rsidR="4CB69C12">
        <w:rPr>
          <w:rFonts w:ascii="Aptos" w:hAnsi="Aptos" w:eastAsia="Aptos" w:cs="Aptos"/>
          <w:color w:val="262626" w:themeColor="text1" w:themeTint="D9" w:themeShade="FF"/>
        </w:rPr>
        <w:t xml:space="preserve"> jornalísticos</w:t>
      </w:r>
      <w:r w:rsidRPr="583CD1D2" w:rsidR="4918BBE9">
        <w:rPr>
          <w:rFonts w:ascii="Aptos" w:hAnsi="Aptos" w:eastAsia="Aptos" w:cs="Aptos"/>
          <w:color w:val="262626" w:themeColor="text1" w:themeTint="D9" w:themeShade="FF"/>
        </w:rPr>
        <w:t>.</w:t>
      </w:r>
      <w:r>
        <w:br/>
      </w:r>
      <w:r w:rsidRPr="583CD1D2" w:rsidR="4918BBE9">
        <w:rPr>
          <w:rFonts w:ascii="Aptos" w:hAnsi="Aptos" w:eastAsia="Aptos" w:cs="Aptos"/>
          <w:color w:val="262626" w:themeColor="text1" w:themeTint="D9" w:themeShade="FF"/>
        </w:rPr>
        <w:t>D) garantem que</w:t>
      </w:r>
      <w:r w:rsidRPr="583CD1D2" w:rsidR="7F3FCEB7">
        <w:rPr>
          <w:rFonts w:ascii="Aptos" w:hAnsi="Aptos" w:eastAsia="Aptos" w:cs="Aptos"/>
          <w:color w:val="262626" w:themeColor="text1" w:themeTint="D9" w:themeShade="FF"/>
        </w:rPr>
        <w:t xml:space="preserve"> </w:t>
      </w:r>
      <w:r w:rsidRPr="583CD1D2" w:rsidR="4918BBE9">
        <w:rPr>
          <w:rFonts w:ascii="Aptos" w:hAnsi="Aptos" w:eastAsia="Aptos" w:cs="Aptos"/>
          <w:color w:val="262626" w:themeColor="text1" w:themeTint="D9" w:themeShade="FF"/>
        </w:rPr>
        <w:t>as informações recebidas sejam sempre corretas</w:t>
      </w:r>
      <w:r w:rsidRPr="583CD1D2" w:rsidR="4012AF6C">
        <w:rPr>
          <w:rFonts w:ascii="Aptos" w:hAnsi="Aptos" w:eastAsia="Aptos" w:cs="Aptos"/>
          <w:color w:val="262626" w:themeColor="text1" w:themeTint="D9" w:themeShade="FF"/>
        </w:rPr>
        <w:t xml:space="preserve"> e atualizadas</w:t>
      </w:r>
      <w:r w:rsidRPr="583CD1D2" w:rsidR="4918BBE9">
        <w:rPr>
          <w:rFonts w:ascii="Aptos" w:hAnsi="Aptos" w:eastAsia="Aptos" w:cs="Aptos"/>
          <w:color w:val="262626" w:themeColor="text1" w:themeTint="D9" w:themeShade="FF"/>
        </w:rPr>
        <w:t>.</w:t>
      </w:r>
    </w:p>
    <w:p w:rsidRPr="009211B5" w:rsidR="006E6C28" w:rsidP="006E6C28" w:rsidRDefault="006E6C28" w14:paraId="6D2FF995" w14:textId="77777777">
      <w:pPr>
        <w:spacing w:line="278" w:lineRule="auto"/>
        <w:rPr>
          <w:rFonts w:ascii="Aptos" w:hAnsi="Aptos" w:eastAsia="Aptos" w:cs="Aptos"/>
          <w:color w:val="FF177C"/>
        </w:rPr>
      </w:pPr>
      <w:r w:rsidRPr="008C3E0C">
        <w:rPr>
          <w:rFonts w:ascii="Aptos" w:hAnsi="Aptos" w:eastAsia="Aptos" w:cs="Aptos"/>
          <w:b/>
          <w:bCs/>
          <w:color w:val="FF177C"/>
        </w:rPr>
        <w:t xml:space="preserve">Alternativa </w:t>
      </w:r>
      <w:r>
        <w:rPr>
          <w:rFonts w:ascii="Aptos" w:hAnsi="Aptos" w:eastAsia="Aptos" w:cs="Aptos"/>
          <w:b/>
          <w:bCs/>
          <w:color w:val="FF177C"/>
        </w:rPr>
        <w:t>A</w:t>
      </w:r>
      <w:r w:rsidRPr="00BB4AEF">
        <w:rPr>
          <w:rFonts w:ascii="Aptos" w:hAnsi="Aptos" w:eastAsia="Aptos" w:cs="Aptos"/>
          <w:color w:val="FF177C"/>
        </w:rPr>
        <w:t xml:space="preserve">, correta. </w:t>
      </w:r>
      <w:r w:rsidRPr="00B56569">
        <w:rPr>
          <w:rFonts w:ascii="Aptos" w:hAnsi="Aptos" w:eastAsia="Aptos" w:cs="Aptos"/>
          <w:color w:val="FF177C"/>
        </w:rPr>
        <w:t>Mandou bem! A situação descreve uma mudança de hábito informacional: as redes sociais estão influenciando onde e como as pessoas acessam notícias. Excelente leitura de contexto!</w:t>
      </w:r>
    </w:p>
    <w:p w:rsidRPr="009211B5" w:rsidR="006E6C28" w:rsidP="006E6C28" w:rsidRDefault="006E6C28" w14:paraId="6486B254" w14:textId="77777777">
      <w:pPr>
        <w:spacing w:line="278" w:lineRule="auto"/>
        <w:rPr>
          <w:rFonts w:ascii="Aptos" w:hAnsi="Aptos" w:eastAsia="Aptos" w:cs="Aptos"/>
          <w:color w:val="FF177C"/>
        </w:rPr>
      </w:pPr>
      <w:r w:rsidRPr="008C3E0C">
        <w:rPr>
          <w:rFonts w:ascii="Aptos" w:hAnsi="Aptos" w:eastAsia="Aptos" w:cs="Aptos"/>
          <w:b/>
          <w:bCs/>
          <w:color w:val="FF177C"/>
        </w:rPr>
        <w:t>Alternativa B</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701245">
        <w:rPr>
          <w:rFonts w:ascii="Aptos" w:hAnsi="Aptos" w:eastAsia="Aptos" w:cs="Aptos"/>
          <w:color w:val="FF177C"/>
        </w:rPr>
        <w:t>Boa tentativa! O Instagram não é só entretenimento — também circulam notícias (com qualidade variável). Dica: o enunciado já afirma que os amigos “acompanham notícias” por lá; então não dá para concluir que não existem informações verdadeiras.</w:t>
      </w:r>
    </w:p>
    <w:p w:rsidRPr="009211B5" w:rsidR="006E6C28" w:rsidP="006E6C28" w:rsidRDefault="4918BBE9" w14:paraId="1E741B42" w14:textId="694684C1">
      <w:pPr>
        <w:spacing w:line="278" w:lineRule="auto"/>
        <w:rPr>
          <w:rFonts w:ascii="Aptos" w:hAnsi="Aptos" w:eastAsia="Aptos" w:cs="Aptos"/>
          <w:color w:val="FF177C"/>
        </w:rPr>
      </w:pPr>
      <w:r w:rsidRPr="583CD1D2" w:rsidR="4918BBE9">
        <w:rPr>
          <w:rFonts w:ascii="Aptos" w:hAnsi="Aptos" w:eastAsia="Aptos" w:cs="Aptos"/>
          <w:b w:val="1"/>
          <w:bCs w:val="1"/>
          <w:color w:val="FF177C"/>
        </w:rPr>
        <w:t>Alternativa C</w:t>
      </w:r>
      <w:r w:rsidRPr="583CD1D2" w:rsidR="4918BBE9">
        <w:rPr>
          <w:rFonts w:ascii="Aptos" w:hAnsi="Aptos" w:eastAsia="Aptos" w:cs="Aptos"/>
          <w:color w:val="FF177C"/>
        </w:rPr>
        <w:t xml:space="preserve">, incorreta. Que tal tentar novamente? O texto fala em migração para o Instagram, não em </w:t>
      </w:r>
      <w:r w:rsidRPr="583CD1D2" w:rsidR="331180A7">
        <w:rPr>
          <w:rFonts w:ascii="Aptos" w:hAnsi="Aptos" w:eastAsia="Aptos" w:cs="Aptos"/>
          <w:color w:val="FF177C"/>
        </w:rPr>
        <w:t>eliminar</w:t>
      </w:r>
      <w:r w:rsidRPr="583CD1D2" w:rsidR="00762C0A">
        <w:rPr>
          <w:rFonts w:ascii="Aptos" w:hAnsi="Aptos" w:eastAsia="Aptos" w:cs="Aptos"/>
          <w:color w:val="FF177C"/>
        </w:rPr>
        <w:t xml:space="preserve"> </w:t>
      </w:r>
      <w:r w:rsidRPr="583CD1D2" w:rsidR="4918BBE9">
        <w:rPr>
          <w:rFonts w:ascii="Aptos" w:hAnsi="Aptos" w:eastAsia="Aptos" w:cs="Aptos"/>
          <w:color w:val="FF177C"/>
        </w:rPr>
        <w:t>a necessidade de buscar outros meios. Pista: procure concluir apenas o que o enunciado sugere, sem acrescentar suposições.</w:t>
      </w:r>
    </w:p>
    <w:p w:rsidR="006E6C28" w:rsidP="006E6C28" w:rsidRDefault="006E6C28" w14:paraId="6746652D" w14:textId="77777777">
      <w:pPr>
        <w:spacing w:line="278" w:lineRule="auto"/>
        <w:rPr>
          <w:rFonts w:ascii="Aptos" w:hAnsi="Aptos" w:eastAsia="Aptos" w:cs="Aptos"/>
          <w:color w:val="FF177C"/>
        </w:rPr>
      </w:pPr>
      <w:r w:rsidRPr="008C3E0C">
        <w:rPr>
          <w:rFonts w:ascii="Aptos" w:hAnsi="Aptos" w:eastAsia="Aptos" w:cs="Aptos"/>
          <w:b/>
          <w:bCs/>
          <w:color w:val="FF177C"/>
        </w:rPr>
        <w:t>Alternativa D</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701245">
        <w:rPr>
          <w:rFonts w:ascii="Aptos" w:hAnsi="Aptos" w:eastAsia="Aptos" w:cs="Aptos"/>
          <w:color w:val="FF177C"/>
        </w:rPr>
        <w:t xml:space="preserve">Bom caminho pensar na veracidade! Mas nenhuma plataforma garante 100% de acerto. Dica: lembre-se da checagem de fontes e do cruzamento de informações — justamente porque há conteúdo confiável </w:t>
      </w:r>
      <w:proofErr w:type="gramStart"/>
      <w:r w:rsidRPr="00701245">
        <w:rPr>
          <w:rFonts w:ascii="Aptos" w:hAnsi="Aptos" w:eastAsia="Aptos" w:cs="Aptos"/>
          <w:color w:val="FF177C"/>
        </w:rPr>
        <w:t>e também</w:t>
      </w:r>
      <w:proofErr w:type="gramEnd"/>
      <w:r w:rsidRPr="00701245">
        <w:rPr>
          <w:rFonts w:ascii="Aptos" w:hAnsi="Aptos" w:eastAsia="Aptos" w:cs="Aptos"/>
          <w:color w:val="FF177C"/>
        </w:rPr>
        <w:t xml:space="preserve"> desinformação nas redes.</w:t>
      </w:r>
    </w:p>
    <w:p w:rsidRPr="004B495E" w:rsidR="006E6C28" w:rsidP="006E6C28" w:rsidRDefault="006E6C28" w14:paraId="12A46404" w14:textId="77777777">
      <w:pPr>
        <w:spacing w:line="278" w:lineRule="auto"/>
        <w:rPr>
          <w:rFonts w:ascii="Aptos" w:hAnsi="Aptos" w:eastAsia="Aptos" w:cs="Aptos"/>
          <w:color w:val="FF177C"/>
        </w:rPr>
      </w:pPr>
    </w:p>
    <w:p w:rsidRPr="00CF48CD" w:rsidR="006E6C28" w:rsidP="006E6C28" w:rsidRDefault="006E6C28" w14:paraId="479D99CF" w14:textId="77777777">
      <w:pPr>
        <w:spacing w:line="278" w:lineRule="auto"/>
        <w:rPr>
          <w:rFonts w:ascii="Aptos" w:hAnsi="Aptos" w:eastAsia="Aptos" w:cs="Aptos"/>
          <w:b/>
          <w:bCs/>
          <w:color w:val="254260"/>
          <w:sz w:val="28"/>
          <w:szCs w:val="28"/>
        </w:rPr>
      </w:pPr>
      <w:commentRangeStart w:id="10"/>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2</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w:t>
      </w:r>
      <w:commentRangeEnd w:id="10"/>
      <w:r>
        <w:rPr>
          <w:rStyle w:val="Refdecomentrio"/>
        </w:rPr>
        <w:commentReference w:id="10"/>
      </w:r>
      <w:r>
        <w:rPr>
          <w:rFonts w:ascii="Aptos" w:hAnsi="Aptos" w:eastAsia="Aptos" w:cs="Aptos"/>
          <w:b/>
          <w:bCs/>
          <w:color w:val="76BA5B"/>
          <w:sz w:val="28"/>
          <w:szCs w:val="28"/>
        </w:rPr>
        <w:t xml:space="preserve"> Redes para carreira</w:t>
      </w:r>
    </w:p>
    <w:p w:rsidR="006E6C28" w:rsidP="006E6C28" w:rsidRDefault="5D9C85A7" w14:paraId="0422886C" w14:textId="792286FF">
      <w:pPr>
        <w:spacing w:line="278" w:lineRule="auto"/>
        <w:rPr>
          <w:rFonts w:ascii="Aptos" w:hAnsi="Aptos" w:eastAsia="Aptos" w:cs="Aptos"/>
          <w:color w:val="262626" w:themeColor="text1" w:themeTint="D9"/>
        </w:rPr>
      </w:pPr>
      <w:r w:rsidRPr="380AA3A2" w:rsidR="5D9C85A7">
        <w:rPr>
          <w:rFonts w:ascii="Aptos" w:hAnsi="Aptos" w:eastAsia="Aptos" w:cs="Aptos"/>
          <w:color w:val="000000" w:themeColor="text1" w:themeTint="FF" w:themeShade="FF"/>
        </w:rPr>
        <w:t>I</w:t>
      </w:r>
      <w:r w:rsidRPr="380AA3A2" w:rsidR="5D9C85A7">
        <w:rPr>
          <w:rFonts w:ascii="Aptos" w:hAnsi="Aptos" w:eastAsia="Aptos" w:cs="Aptos"/>
          <w:color w:val="000000" w:themeColor="text1" w:themeTint="FF" w:themeShade="FF"/>
        </w:rPr>
        <w:t xml:space="preserve">magine que </w:t>
      </w:r>
      <w:r w:rsidRPr="380AA3A2" w:rsidR="4A3F97B6">
        <w:rPr>
          <w:rFonts w:ascii="Aptos" w:hAnsi="Aptos" w:eastAsia="Aptos" w:cs="Aptos"/>
          <w:color w:val="000000" w:themeColor="text1" w:themeTint="FF" w:themeShade="FF"/>
        </w:rPr>
        <w:t>v</w:t>
      </w:r>
      <w:r w:rsidRPr="380AA3A2" w:rsidR="4918BBE9">
        <w:rPr>
          <w:rFonts w:ascii="Aptos" w:hAnsi="Aptos" w:eastAsia="Aptos" w:cs="Aptos"/>
          <w:color w:val="000000" w:themeColor="text1" w:themeTint="FF" w:themeShade="FF"/>
        </w:rPr>
        <w:t xml:space="preserve">ocê é estudante de nutrição e está começando a usar as redes sociais para fortalecer sua carreira profissional. </w:t>
      </w:r>
      <w:r w:rsidRPr="380AA3A2" w:rsidR="61B3CD0D">
        <w:rPr>
          <w:rFonts w:ascii="Aptos" w:hAnsi="Aptos" w:eastAsia="Aptos" w:cs="Aptos"/>
          <w:color w:val="000000" w:themeColor="text1" w:themeTint="FF" w:themeShade="FF"/>
        </w:rPr>
        <w:t xml:space="preserve">Para isso, </w:t>
      </w:r>
      <w:r w:rsidRPr="380AA3A2" w:rsidR="14878193">
        <w:rPr>
          <w:rFonts w:ascii="Aptos" w:hAnsi="Aptos" w:eastAsia="Aptos" w:cs="Aptos"/>
          <w:color w:val="000000" w:themeColor="text1" w:themeTint="FF" w:themeShade="FF"/>
        </w:rPr>
        <w:t>q</w:t>
      </w:r>
      <w:r w:rsidRPr="380AA3A2" w:rsidR="4918BBE9">
        <w:rPr>
          <w:rFonts w:ascii="Aptos" w:hAnsi="Aptos" w:eastAsia="Aptos" w:cs="Aptos"/>
          <w:color w:val="000000" w:themeColor="text1" w:themeTint="FF" w:themeShade="FF"/>
        </w:rPr>
        <w:t>uer publicar um post informativo sobre os benefícios de uma alimentação saudável que seja claro, atrativo e confiável — e que ao mesmo tempo ajude seu engajamento profissional.</w:t>
      </w:r>
    </w:p>
    <w:p w:rsidRPr="00B20EF4" w:rsidR="006E6C28" w:rsidP="006E6C28" w:rsidRDefault="4918BBE9" w14:paraId="3BD85221" w14:textId="04B5BCB4">
      <w:pPr>
        <w:spacing w:line="278" w:lineRule="auto"/>
        <w:rPr>
          <w:rFonts w:ascii="Aptos" w:hAnsi="Aptos" w:eastAsia="Aptos" w:cs="Aptos"/>
          <w:color w:val="262626" w:themeColor="text1" w:themeTint="D9"/>
        </w:rPr>
      </w:pPr>
      <w:r w:rsidRPr="10C03AF4">
        <w:rPr>
          <w:rFonts w:ascii="Aptos" w:hAnsi="Aptos" w:eastAsia="Aptos" w:cs="Aptos"/>
          <w:color w:val="000000" w:themeColor="text1"/>
        </w:rPr>
        <w:t>Qual é o primeiro passo que você deve dar antes de criar o post?</w:t>
      </w:r>
    </w:p>
    <w:p w:rsidR="006E6C28" w:rsidP="006E6C28" w:rsidRDefault="006E6C28" w14:paraId="74D38CFC" w14:textId="77777777">
      <w:pPr>
        <w:spacing w:line="278" w:lineRule="auto"/>
        <w:rPr>
          <w:rFonts w:ascii="Aptos" w:hAnsi="Aptos" w:eastAsia="Aptos" w:cs="Aptos"/>
          <w:color w:val="262626" w:themeColor="text1" w:themeTint="D9"/>
        </w:rPr>
      </w:pPr>
      <w:r w:rsidRPr="00B20EF4">
        <w:rPr>
          <w:rFonts w:ascii="Aptos" w:hAnsi="Aptos" w:eastAsia="Aptos" w:cs="Aptos"/>
          <w:color w:val="262626" w:themeColor="text1" w:themeTint="D9"/>
        </w:rPr>
        <w:t>A) Buscar informações em blogs de influenciadores conhecidos</w:t>
      </w:r>
      <w:r>
        <w:rPr>
          <w:rFonts w:ascii="Aptos" w:hAnsi="Aptos" w:eastAsia="Aptos" w:cs="Aptos"/>
          <w:color w:val="262626" w:themeColor="text1" w:themeTint="D9"/>
        </w:rPr>
        <w:t xml:space="preserve">, pois eles possuem um grau de confiabilidade alto. </w:t>
      </w:r>
    </w:p>
    <w:p w:rsidR="006E6C28" w:rsidP="006E6C28" w:rsidRDefault="006E6C28" w14:paraId="72D486F2" w14:textId="77777777">
      <w:pPr>
        <w:spacing w:line="278" w:lineRule="auto"/>
        <w:rPr>
          <w:rFonts w:ascii="Aptos" w:hAnsi="Aptos" w:eastAsia="Aptos" w:cs="Aptos"/>
          <w:color w:val="262626" w:themeColor="text1" w:themeTint="D9"/>
        </w:rPr>
      </w:pPr>
      <w:r w:rsidRPr="00B20EF4">
        <w:rPr>
          <w:rFonts w:ascii="Aptos" w:hAnsi="Aptos" w:eastAsia="Aptos" w:cs="Aptos"/>
          <w:color w:val="262626" w:themeColor="text1" w:themeTint="D9"/>
        </w:rPr>
        <w:t>B) Verificar se as informações podem ser confirmadas por fontes científicas ou instituições de saúde confiáveis.</w:t>
      </w:r>
    </w:p>
    <w:p w:rsidR="006E6C28" w:rsidP="006E6C28" w:rsidRDefault="006E6C28" w14:paraId="5E49E53A" w14:textId="77777777">
      <w:pPr>
        <w:spacing w:line="278" w:lineRule="auto"/>
        <w:rPr>
          <w:rFonts w:ascii="Aptos" w:hAnsi="Aptos" w:eastAsia="Aptos" w:cs="Aptos"/>
          <w:color w:val="262626" w:themeColor="text1" w:themeTint="D9"/>
        </w:rPr>
      </w:pPr>
      <w:r w:rsidRPr="00B20EF4">
        <w:rPr>
          <w:rFonts w:ascii="Aptos" w:hAnsi="Aptos" w:eastAsia="Aptos" w:cs="Aptos"/>
          <w:color w:val="262626" w:themeColor="text1" w:themeTint="D9"/>
        </w:rPr>
        <w:t xml:space="preserve">C) Criar o post </w:t>
      </w:r>
      <w:r>
        <w:rPr>
          <w:rFonts w:ascii="Aptos" w:hAnsi="Aptos" w:eastAsia="Aptos" w:cs="Aptos"/>
          <w:color w:val="262626" w:themeColor="text1" w:themeTint="D9"/>
        </w:rPr>
        <w:t>utilizando inteligência artificial, pois não há necessidade de checagem das informações geradas por ela.</w:t>
      </w:r>
    </w:p>
    <w:p w:rsidRPr="00B20EF4" w:rsidR="006E6C28" w:rsidP="006E6C28" w:rsidRDefault="006E6C28" w14:paraId="53EBD0E3" w14:textId="77777777">
      <w:pPr>
        <w:spacing w:line="278" w:lineRule="auto"/>
        <w:rPr>
          <w:rFonts w:ascii="Aptos" w:hAnsi="Aptos" w:eastAsia="Aptos" w:cs="Aptos"/>
          <w:color w:val="262626" w:themeColor="text1" w:themeTint="D9"/>
        </w:rPr>
      </w:pPr>
      <w:r w:rsidRPr="00B20EF4">
        <w:rPr>
          <w:rFonts w:ascii="Aptos" w:hAnsi="Aptos" w:eastAsia="Aptos" w:cs="Aptos"/>
          <w:color w:val="262626" w:themeColor="text1" w:themeTint="D9"/>
        </w:rPr>
        <w:t xml:space="preserve">D) Usar </w:t>
      </w:r>
      <w:r>
        <w:rPr>
          <w:rFonts w:ascii="Aptos" w:hAnsi="Aptos" w:eastAsia="Aptos" w:cs="Aptos"/>
          <w:color w:val="262626" w:themeColor="text1" w:themeTint="D9"/>
        </w:rPr>
        <w:t xml:space="preserve">os primeiros resultados de uma pesquisa da internet ou de ONGs que falam sobre o assunto. </w:t>
      </w:r>
    </w:p>
    <w:p w:rsidRPr="009211B5" w:rsidR="006E6C28" w:rsidP="006E6C28" w:rsidRDefault="006E6C28" w14:paraId="18B9871C" w14:textId="77777777">
      <w:pPr>
        <w:spacing w:line="278" w:lineRule="auto"/>
        <w:rPr>
          <w:rFonts w:ascii="Aptos" w:hAnsi="Aptos" w:eastAsia="Aptos" w:cs="Aptos"/>
          <w:color w:val="262626" w:themeColor="text1" w:themeTint="D9"/>
        </w:rPr>
      </w:pPr>
    </w:p>
    <w:p w:rsidRPr="009211B5" w:rsidR="006E6C28" w:rsidP="006E6C28" w:rsidRDefault="006E6C28" w14:paraId="2080ED34" w14:textId="77777777">
      <w:pPr>
        <w:spacing w:line="278" w:lineRule="auto"/>
        <w:rPr>
          <w:rFonts w:ascii="Aptos" w:hAnsi="Aptos" w:eastAsia="Aptos" w:cs="Aptos"/>
          <w:color w:val="FF177C"/>
        </w:rPr>
      </w:pPr>
      <w:r w:rsidRPr="008C3E0C">
        <w:rPr>
          <w:rFonts w:ascii="Aptos" w:hAnsi="Aptos" w:eastAsia="Aptos" w:cs="Aptos"/>
          <w:b/>
          <w:bCs/>
          <w:color w:val="FF177C"/>
        </w:rPr>
        <w:t>Alternativa A</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753BBC">
        <w:rPr>
          <w:rFonts w:ascii="Aptos" w:hAnsi="Aptos" w:eastAsia="Aptos" w:cs="Aptos"/>
          <w:color w:val="FF177C"/>
        </w:rPr>
        <w:t>Boa tentativa! Influenciador não é sinônimo de evidência — mesmo os bem-intencionados podem errar ou simplificar demais. Dica: confira quem assina a informação, quais estudos são citados e se há revisão por pares antes de usar no seu post.</w:t>
      </w:r>
    </w:p>
    <w:p w:rsidRPr="009211B5" w:rsidR="006E6C28" w:rsidP="006E6C28" w:rsidRDefault="4918BBE9" w14:paraId="0D18A7EE" w14:textId="3EAD68BC">
      <w:pPr>
        <w:spacing w:line="278" w:lineRule="auto"/>
        <w:rPr>
          <w:rFonts w:ascii="Aptos" w:hAnsi="Aptos" w:eastAsia="Aptos" w:cs="Aptos"/>
          <w:color w:val="FF177C"/>
        </w:rPr>
      </w:pPr>
      <w:r w:rsidRPr="66D11F24">
        <w:rPr>
          <w:rFonts w:ascii="Aptos" w:hAnsi="Aptos" w:eastAsia="Aptos" w:cs="Aptos"/>
          <w:b/>
          <w:bCs/>
          <w:color w:val="FF177C"/>
        </w:rPr>
        <w:t>Alternativa B</w:t>
      </w:r>
      <w:r w:rsidRPr="66D11F24">
        <w:rPr>
          <w:rFonts w:ascii="Aptos" w:hAnsi="Aptos" w:eastAsia="Aptos" w:cs="Aptos"/>
          <w:color w:val="FF177C"/>
        </w:rPr>
        <w:t>, correta. Mandou bem! O primeiro passo é validar tudo em fontes científicas ou instituições de saúde confiáveis (artigos revisados por pares, diretrizes oficiais, sociedades científicas, OMS/Ministério da Saúde). Excelente base para um conteúdo claro, ético e que fortalece sua imagem profissional.</w:t>
      </w:r>
    </w:p>
    <w:p w:rsidRPr="009211B5" w:rsidR="006E6C28" w:rsidP="006E6C28" w:rsidRDefault="006E6C28" w14:paraId="05EF063E" w14:textId="77777777">
      <w:pPr>
        <w:spacing w:line="278" w:lineRule="auto"/>
        <w:rPr>
          <w:rFonts w:ascii="Aptos" w:hAnsi="Aptos" w:eastAsia="Aptos" w:cs="Aptos"/>
          <w:color w:val="FF177C"/>
        </w:rPr>
      </w:pPr>
      <w:r w:rsidRPr="008C3E0C">
        <w:rPr>
          <w:rFonts w:ascii="Aptos" w:hAnsi="Aptos" w:eastAsia="Aptos" w:cs="Aptos"/>
          <w:b/>
          <w:bCs/>
          <w:color w:val="FF177C"/>
        </w:rPr>
        <w:t>Alternativa C</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Pr>
          <w:rFonts w:ascii="Aptos" w:hAnsi="Aptos" w:eastAsia="Aptos" w:cs="Aptos"/>
          <w:color w:val="FF177C"/>
        </w:rPr>
        <w:t>Que tal tentar novamente?</w:t>
      </w:r>
      <w:r w:rsidRPr="008D6E59">
        <w:rPr>
          <w:rFonts w:ascii="Aptos" w:hAnsi="Aptos" w:eastAsia="Aptos" w:cs="Aptos"/>
          <w:color w:val="FF177C"/>
        </w:rPr>
        <w:t xml:space="preserve"> IA ajuda a rascunhar, não a comprovar. Dica: use a IA como apoio de escrita/estrutura, mas chegue nas fontes primárias (estudos, consensos, diretrizes) para conferir cada afirmação.</w:t>
      </w:r>
    </w:p>
    <w:p w:rsidR="006E6C28" w:rsidP="006E6C28" w:rsidRDefault="006E6C28" w14:paraId="3DCF3584" w14:textId="77777777">
      <w:pPr>
        <w:spacing w:line="278" w:lineRule="auto"/>
        <w:rPr>
          <w:rFonts w:ascii="Aptos" w:hAnsi="Aptos" w:eastAsia="Aptos" w:cs="Aptos"/>
          <w:color w:val="FF177C"/>
        </w:rPr>
      </w:pPr>
      <w:r w:rsidRPr="008C3E0C">
        <w:rPr>
          <w:rFonts w:ascii="Aptos" w:hAnsi="Aptos" w:eastAsia="Aptos" w:cs="Aptos"/>
          <w:b/>
          <w:bCs/>
          <w:color w:val="FF177C"/>
        </w:rPr>
        <w:t>Alternativa D</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172258">
        <w:rPr>
          <w:rFonts w:ascii="Aptos" w:hAnsi="Aptos" w:eastAsia="Aptos" w:cs="Aptos"/>
          <w:color w:val="FF177C"/>
        </w:rPr>
        <w:t xml:space="preserve">Bom caminho pensar em pesquisa — mas não pare nos primeiros resultados. Eles podem ser populares, não necessariamente precisos. </w:t>
      </w:r>
    </w:p>
    <w:p w:rsidR="006E6C28" w:rsidP="006E6C28" w:rsidRDefault="006E6C28" w14:paraId="5144DD3F" w14:textId="77777777">
      <w:pPr>
        <w:spacing w:line="278" w:lineRule="auto"/>
        <w:rPr>
          <w:rFonts w:ascii="Aptos" w:hAnsi="Aptos" w:eastAsia="Aptos" w:cs="Aptos"/>
          <w:color w:val="FF177C"/>
        </w:rPr>
      </w:pPr>
    </w:p>
    <w:p w:rsidRPr="00CF48CD" w:rsidR="006E6C28" w:rsidP="006E6C28" w:rsidRDefault="006E6C28" w14:paraId="59E8A0FD" w14:textId="77777777">
      <w:pPr>
        <w:spacing w:line="278" w:lineRule="auto"/>
        <w:rPr>
          <w:rFonts w:ascii="Aptos" w:hAnsi="Aptos" w:eastAsia="Aptos" w:cs="Aptos"/>
          <w:b/>
          <w:bCs/>
          <w:color w:val="254260"/>
          <w:sz w:val="28"/>
          <w:szCs w:val="28"/>
        </w:rPr>
      </w:pPr>
      <w:commentRangeStart w:id="12"/>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3</w:t>
      </w:r>
      <w:r w:rsidRPr="00CF48CD">
        <w:rPr>
          <w:rFonts w:ascii="Aptos" w:hAnsi="Aptos" w:eastAsia="Aptos" w:cs="Aptos"/>
          <w:b/>
          <w:bCs/>
          <w:color w:val="76BA5B"/>
          <w:sz w:val="28"/>
          <w:szCs w:val="28"/>
        </w:rPr>
        <w:t xml:space="preserve"> – </w:t>
      </w:r>
      <w:commentRangeEnd w:id="12"/>
      <w:r>
        <w:rPr>
          <w:rStyle w:val="Refdecomentrio"/>
        </w:rPr>
        <w:commentReference w:id="12"/>
      </w:r>
      <w:r>
        <w:rPr>
          <w:rFonts w:ascii="Aptos" w:hAnsi="Aptos" w:eastAsia="Aptos" w:cs="Aptos"/>
          <w:b/>
          <w:bCs/>
          <w:color w:val="76BA5B"/>
          <w:sz w:val="28"/>
          <w:szCs w:val="28"/>
        </w:rPr>
        <w:t>Redes para criar</w:t>
      </w:r>
    </w:p>
    <w:p w:rsidRPr="00B14E50" w:rsidR="006E6C28" w:rsidP="006E6C28" w:rsidRDefault="4918BBE9" w14:paraId="4C74E15A" w14:textId="60B7348C">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 xml:space="preserve">Felipe está criando um post informativo sobre os benefícios do sono e encontrou várias fontes na internet. </w:t>
      </w:r>
      <w:r w:rsidRPr="66D11F24" w:rsidR="00BAF765">
        <w:rPr>
          <w:rFonts w:ascii="Aptos" w:hAnsi="Aptos" w:eastAsia="Aptos" w:cs="Aptos"/>
          <w:color w:val="000000" w:themeColor="text1"/>
        </w:rPr>
        <w:t>Como</w:t>
      </w:r>
      <w:r w:rsidRPr="66D11F24">
        <w:rPr>
          <w:rFonts w:ascii="Aptos" w:hAnsi="Aptos" w:eastAsia="Aptos" w:cs="Aptos"/>
          <w:color w:val="000000" w:themeColor="text1"/>
        </w:rPr>
        <w:t xml:space="preserve"> quer garantir que está utilizando informações de fontes confiáveis</w:t>
      </w:r>
      <w:r w:rsidRPr="66D11F24" w:rsidR="2C2FA8C7">
        <w:rPr>
          <w:rFonts w:ascii="Aptos" w:hAnsi="Aptos" w:eastAsia="Aptos" w:cs="Aptos"/>
          <w:color w:val="000000" w:themeColor="text1"/>
        </w:rPr>
        <w:t>, ele pediu sua ajuda</w:t>
      </w:r>
      <w:r w:rsidRPr="66D11F24">
        <w:rPr>
          <w:rFonts w:ascii="Aptos" w:hAnsi="Aptos" w:eastAsia="Aptos" w:cs="Aptos"/>
          <w:color w:val="000000" w:themeColor="text1"/>
        </w:rPr>
        <w:t>.</w:t>
      </w:r>
    </w:p>
    <w:p w:rsidRPr="00B14E50" w:rsidR="006E6C28" w:rsidP="006E6C28" w:rsidRDefault="4918BBE9" w14:paraId="3AF61290" w14:textId="0F9D7B85">
      <w:pPr>
        <w:spacing w:line="278" w:lineRule="auto"/>
        <w:rPr>
          <w:rFonts w:ascii="Aptos" w:hAnsi="Aptos" w:eastAsia="Aptos" w:cs="Aptos"/>
          <w:color w:val="262626" w:themeColor="text1" w:themeTint="D9"/>
        </w:rPr>
      </w:pPr>
      <w:r w:rsidRPr="66D11F24">
        <w:rPr>
          <w:rFonts w:ascii="Aptos" w:hAnsi="Aptos" w:eastAsia="Aptos" w:cs="Aptos"/>
          <w:color w:val="000000" w:themeColor="text1"/>
        </w:rPr>
        <w:lastRenderedPageBreak/>
        <w:t xml:space="preserve">Para ajudar o Felipe, </w:t>
      </w:r>
      <w:r w:rsidRPr="66D11F24" w:rsidR="3A40C9D9">
        <w:rPr>
          <w:rFonts w:ascii="Aptos" w:hAnsi="Aptos" w:eastAsia="Aptos" w:cs="Aptos"/>
          <w:color w:val="000000" w:themeColor="text1"/>
        </w:rPr>
        <w:t xml:space="preserve">a seguir, </w:t>
      </w:r>
      <w:r w:rsidRPr="66D11F24">
        <w:rPr>
          <w:rFonts w:ascii="Aptos" w:hAnsi="Aptos" w:eastAsia="Aptos" w:cs="Aptos"/>
          <w:color w:val="000000" w:themeColor="text1"/>
        </w:rPr>
        <w:t>associe as fontes de informação com o grau de confiabilidade para o conteúdo do post.</w:t>
      </w:r>
    </w:p>
    <w:p w:rsidRPr="00B14E50" w:rsidR="006E6C28" w:rsidP="006E6C28" w:rsidRDefault="006E6C28" w14:paraId="0D32E220"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 xml:space="preserve">| </w:t>
      </w:r>
      <w:r w:rsidRPr="00B14E50">
        <w:rPr>
          <w:rFonts w:ascii="Aptos" w:hAnsi="Aptos" w:eastAsia="Aptos" w:cs="Aptos"/>
          <w:color w:val="262626" w:themeColor="text1" w:themeTint="D9"/>
        </w:rPr>
        <w:t>Fonte de Informação</w:t>
      </w:r>
      <w:r>
        <w:rPr>
          <w:rFonts w:ascii="Aptos" w:hAnsi="Aptos" w:eastAsia="Aptos" w:cs="Aptos"/>
          <w:color w:val="262626" w:themeColor="text1" w:themeTint="D9"/>
        </w:rPr>
        <w:t xml:space="preserve"> | </w:t>
      </w:r>
      <w:r w:rsidRPr="00B14E50">
        <w:rPr>
          <w:rFonts w:ascii="Aptos" w:hAnsi="Aptos" w:eastAsia="Aptos" w:cs="Aptos"/>
          <w:color w:val="262626" w:themeColor="text1" w:themeTint="D9"/>
        </w:rPr>
        <w:t>Grau de Confiabilidade</w:t>
      </w:r>
      <w:r>
        <w:rPr>
          <w:rFonts w:ascii="Aptos" w:hAnsi="Aptos" w:eastAsia="Aptos" w:cs="Aptos"/>
          <w:color w:val="262626" w:themeColor="text1" w:themeTint="D9"/>
        </w:rPr>
        <w:t xml:space="preserve"> |</w:t>
      </w:r>
    </w:p>
    <w:p w:rsidRPr="00B14E50" w:rsidR="006E6C28" w:rsidP="006E6C28" w:rsidRDefault="4918BBE9" w14:paraId="7419A7DC" w14:textId="7CDB7190">
      <w:pPr>
        <w:spacing w:line="278" w:lineRule="auto"/>
        <w:rPr>
          <w:rFonts w:ascii="Aptos" w:hAnsi="Aptos" w:eastAsia="Aptos" w:cs="Aptos"/>
          <w:color w:val="262626" w:themeColor="text1" w:themeTint="D9"/>
        </w:rPr>
      </w:pPr>
      <w:r w:rsidRPr="63E5416F">
        <w:rPr>
          <w:rFonts w:ascii="Aptos" w:hAnsi="Aptos" w:eastAsia="Aptos" w:cs="Aptos"/>
          <w:color w:val="262626" w:themeColor="text1" w:themeTint="D9"/>
        </w:rPr>
        <w:t>| A. Estudo publicado em um jornal acadêmico.</w:t>
      </w:r>
      <w:r w:rsidRPr="63E5416F" w:rsidR="7882854A">
        <w:rPr>
          <w:rFonts w:ascii="Aptos" w:hAnsi="Aptos" w:eastAsia="Aptos" w:cs="Aptos"/>
          <w:color w:val="262626" w:themeColor="text1" w:themeTint="D9"/>
        </w:rPr>
        <w:t xml:space="preserve"> </w:t>
      </w:r>
      <w:r w:rsidRPr="63E5416F">
        <w:rPr>
          <w:rFonts w:ascii="Aptos" w:hAnsi="Aptos" w:eastAsia="Aptos" w:cs="Aptos"/>
          <w:color w:val="262626" w:themeColor="text1" w:themeTint="D9"/>
        </w:rPr>
        <w:t>| 1. Alta confiabilidade, já que é publicado por uma instituição confiável. |</w:t>
      </w:r>
    </w:p>
    <w:p w:rsidRPr="00B14E50" w:rsidR="006E6C28" w:rsidP="006E6C28" w:rsidRDefault="006E6C28" w14:paraId="174992A5"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 B</w:t>
      </w:r>
      <w:r w:rsidRPr="00B14E50">
        <w:rPr>
          <w:rFonts w:ascii="Aptos" w:hAnsi="Aptos" w:eastAsia="Aptos" w:cs="Aptos"/>
          <w:color w:val="262626" w:themeColor="text1" w:themeTint="D9"/>
        </w:rPr>
        <w:t>. Artigo de um blog pessoal sobre saúde.</w:t>
      </w:r>
      <w:r>
        <w:rPr>
          <w:rFonts w:ascii="Aptos" w:hAnsi="Aptos" w:eastAsia="Aptos" w:cs="Aptos"/>
          <w:color w:val="262626" w:themeColor="text1" w:themeTint="D9"/>
        </w:rPr>
        <w:t xml:space="preserve"> | 2. </w:t>
      </w:r>
      <w:r w:rsidRPr="00577DCC">
        <w:rPr>
          <w:rFonts w:ascii="Aptos" w:hAnsi="Aptos" w:eastAsia="Aptos" w:cs="Aptos"/>
          <w:color w:val="262626" w:themeColor="text1" w:themeTint="D9"/>
        </w:rPr>
        <w:t>Média confiabilidade, depende da verificação da fonte.</w:t>
      </w:r>
      <w:r w:rsidRPr="00B14E50">
        <w:rPr>
          <w:rFonts w:ascii="Aptos" w:hAnsi="Aptos" w:eastAsia="Aptos" w:cs="Aptos"/>
          <w:color w:val="262626" w:themeColor="text1" w:themeTint="D9"/>
        </w:rPr>
        <w:t xml:space="preserve"> </w:t>
      </w:r>
      <w:r>
        <w:rPr>
          <w:rFonts w:ascii="Aptos" w:hAnsi="Aptos" w:eastAsia="Aptos" w:cs="Aptos"/>
          <w:color w:val="262626" w:themeColor="text1" w:themeTint="D9"/>
        </w:rPr>
        <w:t>|</w:t>
      </w:r>
    </w:p>
    <w:p w:rsidRPr="00B14E50" w:rsidR="006E6C28" w:rsidP="006E6C28" w:rsidRDefault="4918BBE9" w14:paraId="7C8B70D2" w14:textId="3C34C684">
      <w:pPr>
        <w:spacing w:line="278" w:lineRule="auto"/>
        <w:rPr>
          <w:rFonts w:ascii="Aptos" w:hAnsi="Aptos" w:eastAsia="Aptos" w:cs="Aptos"/>
          <w:color w:val="262626" w:themeColor="text1" w:themeTint="D9"/>
        </w:rPr>
      </w:pPr>
      <w:r w:rsidRPr="63E5416F">
        <w:rPr>
          <w:rFonts w:ascii="Aptos" w:hAnsi="Aptos" w:eastAsia="Aptos" w:cs="Aptos"/>
          <w:color w:val="262626" w:themeColor="text1" w:themeTint="D9"/>
        </w:rPr>
        <w:t>| C. Relatório de uma organização de saúde reconhecida. | 3. Alta confiabilidade, pois passou por revisão por pares. |</w:t>
      </w:r>
    </w:p>
    <w:p w:rsidR="006E6C28" w:rsidP="006E6C28" w:rsidRDefault="006E6C28" w14:paraId="0C7420ED"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 D</w:t>
      </w:r>
      <w:r w:rsidRPr="00B14E50">
        <w:rPr>
          <w:rFonts w:ascii="Aptos" w:hAnsi="Aptos" w:eastAsia="Aptos" w:cs="Aptos"/>
          <w:color w:val="262626" w:themeColor="text1" w:themeTint="D9"/>
        </w:rPr>
        <w:t>. Postagens em redes sociais de influenciadores.</w:t>
      </w:r>
      <w:r>
        <w:rPr>
          <w:rFonts w:ascii="Aptos" w:hAnsi="Aptos" w:eastAsia="Aptos" w:cs="Aptos"/>
          <w:color w:val="262626" w:themeColor="text1" w:themeTint="D9"/>
        </w:rPr>
        <w:t xml:space="preserve"> | 4. </w:t>
      </w:r>
      <w:r w:rsidRPr="00D23CF2">
        <w:rPr>
          <w:rFonts w:ascii="Aptos" w:hAnsi="Aptos" w:eastAsia="Aptos" w:cs="Aptos"/>
          <w:color w:val="262626" w:themeColor="text1" w:themeTint="D9"/>
        </w:rPr>
        <w:t>Baixa confiabilidade, pois não é respaldado por estudos científicos.</w:t>
      </w:r>
      <w:r>
        <w:rPr>
          <w:rFonts w:ascii="Aptos" w:hAnsi="Aptos" w:eastAsia="Aptos" w:cs="Aptos"/>
          <w:color w:val="262626" w:themeColor="text1" w:themeTint="D9"/>
        </w:rPr>
        <w:t xml:space="preserve"> |</w:t>
      </w:r>
    </w:p>
    <w:p w:rsidRPr="009211B5" w:rsidR="006E6C28" w:rsidP="006E6C28" w:rsidRDefault="006E6C28" w14:paraId="5E1FE8A8" w14:textId="77777777">
      <w:pPr>
        <w:spacing w:line="278" w:lineRule="auto"/>
        <w:rPr>
          <w:rFonts w:ascii="Aptos" w:hAnsi="Aptos" w:eastAsia="Aptos" w:cs="Aptos"/>
          <w:color w:val="262626" w:themeColor="text1" w:themeTint="D9"/>
        </w:rPr>
      </w:pPr>
      <w:r w:rsidRPr="200182A2">
        <w:rPr>
          <w:rFonts w:ascii="Aptos" w:hAnsi="Aptos" w:eastAsia="Aptos" w:cs="Aptos"/>
          <w:color w:val="262626" w:themeColor="text1" w:themeTint="D9"/>
        </w:rPr>
        <w:t>A partir dessa análise, as associações são, respectivamente:</w:t>
      </w:r>
    </w:p>
    <w:p w:rsidR="006E6C28" w:rsidP="006E6C28" w:rsidRDefault="006E6C28" w14:paraId="092D5697" w14:textId="30996794">
      <w:pPr>
        <w:spacing w:line="278" w:lineRule="auto"/>
        <w:rPr>
          <w:rFonts w:ascii="Aptos" w:hAnsi="Aptos" w:eastAsia="Aptos" w:cs="Aptos"/>
          <w:color w:val="262626" w:themeColor="text1" w:themeTint="D9"/>
        </w:rPr>
      </w:pPr>
      <w:r w:rsidRPr="583CD1D2" w:rsidR="006E6C28">
        <w:rPr>
          <w:rFonts w:ascii="Aptos" w:hAnsi="Aptos" w:eastAsia="Aptos" w:cs="Aptos"/>
          <w:color w:val="262626" w:themeColor="text1" w:themeTint="D9" w:themeShade="FF"/>
        </w:rPr>
        <w:t xml:space="preserve">A) A - </w:t>
      </w:r>
      <w:r w:rsidRPr="583CD1D2" w:rsidR="006E6C28">
        <w:rPr>
          <w:rFonts w:ascii="Aptos" w:hAnsi="Aptos" w:eastAsia="Aptos" w:cs="Aptos"/>
          <w:color w:val="262626" w:themeColor="text1" w:themeTint="D9" w:themeShade="FF"/>
        </w:rPr>
        <w:t>3</w:t>
      </w:r>
      <w:r w:rsidRPr="583CD1D2" w:rsidR="006E6C28">
        <w:rPr>
          <w:rFonts w:ascii="Aptos" w:hAnsi="Aptos" w:eastAsia="Aptos" w:cs="Aptos"/>
          <w:color w:val="262626" w:themeColor="text1" w:themeTint="D9" w:themeShade="FF"/>
        </w:rPr>
        <w:t xml:space="preserve">, B - </w:t>
      </w:r>
      <w:r w:rsidRPr="583CD1D2" w:rsidR="56F5342B">
        <w:rPr>
          <w:rFonts w:ascii="Aptos" w:hAnsi="Aptos" w:eastAsia="Aptos" w:cs="Aptos"/>
          <w:color w:val="262626" w:themeColor="text1" w:themeTint="D9" w:themeShade="FF"/>
        </w:rPr>
        <w:t>2</w:t>
      </w:r>
      <w:r w:rsidRPr="583CD1D2" w:rsidR="006E6C28">
        <w:rPr>
          <w:rFonts w:ascii="Aptos" w:hAnsi="Aptos" w:eastAsia="Aptos" w:cs="Aptos"/>
          <w:color w:val="262626" w:themeColor="text1" w:themeTint="D9" w:themeShade="FF"/>
        </w:rPr>
        <w:t xml:space="preserve">, C - </w:t>
      </w:r>
      <w:r w:rsidRPr="583CD1D2" w:rsidR="006E6C28">
        <w:rPr>
          <w:rFonts w:ascii="Aptos" w:hAnsi="Aptos" w:eastAsia="Aptos" w:cs="Aptos"/>
          <w:color w:val="262626" w:themeColor="text1" w:themeTint="D9" w:themeShade="FF"/>
        </w:rPr>
        <w:t>1</w:t>
      </w:r>
      <w:r w:rsidRPr="583CD1D2" w:rsidR="006E6C28">
        <w:rPr>
          <w:rFonts w:ascii="Aptos" w:hAnsi="Aptos" w:eastAsia="Aptos" w:cs="Aptos"/>
          <w:color w:val="262626" w:themeColor="text1" w:themeTint="D9" w:themeShade="FF"/>
        </w:rPr>
        <w:t xml:space="preserve">, D - </w:t>
      </w:r>
      <w:r w:rsidRPr="583CD1D2" w:rsidR="6D7B93E2">
        <w:rPr>
          <w:rFonts w:ascii="Aptos" w:hAnsi="Aptos" w:eastAsia="Aptos" w:cs="Aptos"/>
          <w:color w:val="262626" w:themeColor="text1" w:themeTint="D9" w:themeShade="FF"/>
        </w:rPr>
        <w:t>4</w:t>
      </w:r>
      <w:r w:rsidRPr="583CD1D2" w:rsidR="006E6C28">
        <w:rPr>
          <w:rFonts w:ascii="Aptos" w:hAnsi="Aptos" w:eastAsia="Aptos" w:cs="Aptos"/>
          <w:color w:val="262626" w:themeColor="text1" w:themeTint="D9" w:themeShade="FF"/>
        </w:rPr>
        <w:t>.</w:t>
      </w:r>
    </w:p>
    <w:p w:rsidRPr="009211B5" w:rsidR="006E6C28" w:rsidP="006E6C28" w:rsidRDefault="006E6C28" w14:paraId="2B5FA55D" w14:textId="77777777">
      <w:pPr>
        <w:spacing w:line="278" w:lineRule="auto"/>
        <w:rPr>
          <w:rFonts w:ascii="Aptos" w:hAnsi="Aptos" w:eastAsia="Aptos" w:cs="Aptos"/>
          <w:color w:val="262626" w:themeColor="text1" w:themeTint="D9"/>
        </w:rPr>
      </w:pPr>
      <w:r w:rsidRPr="2E186946">
        <w:rPr>
          <w:rFonts w:ascii="Aptos" w:hAnsi="Aptos" w:eastAsia="Aptos" w:cs="Aptos"/>
          <w:color w:val="262626" w:themeColor="text1" w:themeTint="D9"/>
        </w:rPr>
        <w:t>B) A - 2, B - 1, C - 4, D - 3.</w:t>
      </w:r>
    </w:p>
    <w:p w:rsidRPr="009211B5" w:rsidR="006E6C28" w:rsidP="006E6C28" w:rsidRDefault="006E6C28" w14:paraId="0F57B7B5" w14:textId="77777777">
      <w:pPr>
        <w:spacing w:line="278" w:lineRule="auto"/>
        <w:rPr>
          <w:rFonts w:ascii="Aptos" w:hAnsi="Aptos" w:eastAsia="Aptos" w:cs="Aptos"/>
          <w:color w:val="262626" w:themeColor="text1" w:themeTint="D9"/>
        </w:rPr>
      </w:pPr>
      <w:r w:rsidRPr="2E186946">
        <w:rPr>
          <w:rFonts w:ascii="Aptos" w:hAnsi="Aptos" w:eastAsia="Aptos" w:cs="Aptos"/>
          <w:color w:val="262626" w:themeColor="text1" w:themeTint="D9"/>
        </w:rPr>
        <w:t>C) A - 1, B - 3, C - 4, D - 2.</w:t>
      </w:r>
    </w:p>
    <w:p w:rsidRPr="009211B5" w:rsidR="006E6C28" w:rsidP="006E6C28" w:rsidRDefault="006E6C28" w14:paraId="332F42D7" w14:textId="77777777">
      <w:pPr>
        <w:spacing w:line="278" w:lineRule="auto"/>
        <w:rPr>
          <w:rFonts w:ascii="Aptos" w:hAnsi="Aptos" w:eastAsia="Aptos" w:cs="Aptos"/>
          <w:color w:val="262626" w:themeColor="text1" w:themeTint="D9"/>
        </w:rPr>
      </w:pPr>
      <w:r w:rsidRPr="2E186946">
        <w:rPr>
          <w:rFonts w:ascii="Aptos" w:hAnsi="Aptos" w:eastAsia="Aptos" w:cs="Aptos"/>
          <w:color w:val="262626" w:themeColor="text1" w:themeTint="D9"/>
        </w:rPr>
        <w:t>D) A - 2, B - 3, C - 1, D - 4.</w:t>
      </w:r>
    </w:p>
    <w:p w:rsidRPr="009211B5" w:rsidR="006E6C28" w:rsidP="006E6C28" w:rsidRDefault="006E6C28" w14:paraId="372412C4" w14:textId="77777777">
      <w:pPr>
        <w:spacing w:line="278" w:lineRule="auto"/>
        <w:rPr>
          <w:rFonts w:ascii="Aptos" w:hAnsi="Aptos" w:eastAsia="Aptos" w:cs="Aptos"/>
          <w:color w:val="FF177C"/>
        </w:rPr>
      </w:pPr>
      <w:r w:rsidRPr="008C3E0C">
        <w:rPr>
          <w:rFonts w:ascii="Aptos" w:hAnsi="Aptos" w:eastAsia="Aptos" w:cs="Aptos"/>
          <w:b/>
          <w:bCs/>
          <w:color w:val="FF177C"/>
        </w:rPr>
        <w:t>Alternativa A</w:t>
      </w:r>
      <w:r w:rsidRPr="00BB4AEF">
        <w:rPr>
          <w:rFonts w:ascii="Aptos" w:hAnsi="Aptos" w:eastAsia="Aptos" w:cs="Aptos"/>
          <w:color w:val="FF177C"/>
        </w:rPr>
        <w:t xml:space="preserve">, correta. </w:t>
      </w:r>
      <w:r w:rsidRPr="00943434">
        <w:rPr>
          <w:rFonts w:ascii="Aptos" w:hAnsi="Aptos" w:eastAsia="Aptos" w:cs="Aptos"/>
          <w:color w:val="FF177C"/>
        </w:rPr>
        <w:t>Mandou muito bem! Você conectou cada tipo de fonte ao nível de confiança adequado. Dica de ouro para futuros posts: priorize evidência revisada por pares e documentos de instituições de saúde; trate conteúdos opinativos só como ponto de partida.</w:t>
      </w:r>
    </w:p>
    <w:p w:rsidR="006E6C28" w:rsidP="006E6C28" w:rsidRDefault="006E6C28" w14:paraId="7DF0A8D0" w14:textId="77777777">
      <w:pPr>
        <w:spacing w:line="278" w:lineRule="auto"/>
        <w:rPr>
          <w:rFonts w:ascii="Aptos" w:hAnsi="Aptos" w:eastAsia="Aptos" w:cs="Aptos"/>
          <w:color w:val="FF177C"/>
        </w:rPr>
      </w:pPr>
      <w:r w:rsidRPr="008C3E0C">
        <w:rPr>
          <w:rFonts w:ascii="Aptos" w:hAnsi="Aptos" w:eastAsia="Aptos" w:cs="Aptos"/>
          <w:b/>
          <w:bCs/>
          <w:color w:val="FF177C"/>
        </w:rPr>
        <w:t>Alternativa B</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9D579B">
        <w:rPr>
          <w:rFonts w:ascii="Aptos" w:hAnsi="Aptos" w:eastAsia="Aptos" w:cs="Aptos"/>
          <w:color w:val="FF177C"/>
        </w:rPr>
        <w:t>Boa tentativa! Pense: quem revisa o conteúdo antes de publicar? Há dados rastreáveis e citações verificáveis? O autor tem formação na área?</w:t>
      </w:r>
    </w:p>
    <w:p w:rsidRPr="009211B5" w:rsidR="006E6C28" w:rsidP="006E6C28" w:rsidRDefault="006E6C28" w14:paraId="14893BEF" w14:textId="77777777">
      <w:pPr>
        <w:spacing w:line="278" w:lineRule="auto"/>
        <w:rPr>
          <w:rFonts w:ascii="Aptos" w:hAnsi="Aptos" w:eastAsia="Aptos" w:cs="Aptos"/>
          <w:color w:val="FF177C"/>
        </w:rPr>
      </w:pPr>
      <w:r w:rsidRPr="008C3E0C">
        <w:rPr>
          <w:rFonts w:ascii="Aptos" w:hAnsi="Aptos" w:eastAsia="Aptos" w:cs="Aptos"/>
          <w:b/>
          <w:bCs/>
          <w:color w:val="FF177C"/>
        </w:rPr>
        <w:t>Alternativa C</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B1055F">
        <w:rPr>
          <w:rFonts w:ascii="Aptos" w:hAnsi="Aptos" w:eastAsia="Aptos" w:cs="Aptos"/>
          <w:color w:val="FF177C"/>
        </w:rPr>
        <w:t>Quase lá! Reflita: qual diferença existe entre “autoridade institucional” e “validação por pares”? Em qual delas cabem diretrizes oficiais e em qual cabem descobertas científicas?</w:t>
      </w:r>
    </w:p>
    <w:p w:rsidR="006E6C28" w:rsidP="006E6C28" w:rsidRDefault="006E6C28" w14:paraId="6FCD09C7" w14:textId="77777777">
      <w:pPr>
        <w:spacing w:line="278" w:lineRule="auto"/>
        <w:rPr>
          <w:rFonts w:ascii="Aptos" w:hAnsi="Aptos" w:eastAsia="Aptos" w:cs="Aptos"/>
          <w:color w:val="FF177C"/>
        </w:rPr>
      </w:pPr>
      <w:r w:rsidRPr="008C3E0C">
        <w:rPr>
          <w:rFonts w:ascii="Aptos" w:hAnsi="Aptos" w:eastAsia="Aptos" w:cs="Aptos"/>
          <w:b/>
          <w:bCs/>
          <w:color w:val="FF177C"/>
        </w:rPr>
        <w:t>Alternativa D</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B1055F">
        <w:rPr>
          <w:rFonts w:ascii="Aptos" w:hAnsi="Aptos" w:eastAsia="Aptos" w:cs="Aptos"/>
          <w:color w:val="FF177C"/>
        </w:rPr>
        <w:t>Vale o esforço! Pergunte-se: o que pesa mais aqui — popularidade ou processo de verificação? O conteúdo passou por checagem técnica independente ou depende só da curadoria do próprio canal?</w:t>
      </w:r>
    </w:p>
    <w:p w:rsidR="006E6C28" w:rsidP="006E6C28" w:rsidRDefault="006E6C28" w14:paraId="27FCFBD9" w14:textId="77777777">
      <w:pPr>
        <w:pStyle w:val="Aula"/>
      </w:pPr>
      <w:r w:rsidRPr="00A96408">
        <w:t xml:space="preserve">Aula </w:t>
      </w:r>
      <w:r>
        <w:t>3</w:t>
      </w:r>
    </w:p>
    <w:p w:rsidR="006E6C28" w:rsidP="66D11F24" w:rsidRDefault="0F2A04B7" w14:paraId="2F5684AE" w14:textId="4A98B52F">
      <w:pPr>
        <w:pStyle w:val="Aula"/>
        <w:rPr>
          <w:rFonts w:ascii="Aptos" w:hAnsi="Aptos" w:eastAsia="Aptos" w:cs="Aptos"/>
          <w:color w:val="000000" w:themeColor="text1"/>
        </w:rPr>
      </w:pPr>
      <w:r w:rsidRPr="66D11F24">
        <w:rPr>
          <w:rFonts w:ascii="Aptos" w:hAnsi="Aptos" w:eastAsia="Aptos" w:cs="Aptos"/>
          <w:color w:val="000000" w:themeColor="text1"/>
        </w:rPr>
        <w:lastRenderedPageBreak/>
        <w:t>Protegendo seus dados</w:t>
      </w:r>
    </w:p>
    <w:p w:rsidR="006E6C28" w:rsidP="006E6C28" w:rsidRDefault="006E6C28" w14:paraId="252CE0AD" w14:textId="77777777">
      <w:pPr>
        <w:rPr>
          <w:rFonts w:ascii="Aptos" w:hAnsi="Aptos" w:eastAsia="Aptos" w:cs="Aptos"/>
          <w:b/>
          <w:bCs/>
          <w:color w:val="4DBFEA"/>
          <w:sz w:val="28"/>
          <w:szCs w:val="28"/>
        </w:rPr>
      </w:pPr>
      <w:r>
        <w:rPr>
          <w:noProof/>
        </w:rPr>
        <mc:AlternateContent>
          <mc:Choice Requires="wps">
            <w:drawing>
              <wp:inline distT="0" distB="0" distL="0" distR="0" wp14:anchorId="6A5CBDA9" wp14:editId="02E4DC88">
                <wp:extent cx="184785" cy="138430"/>
                <wp:effectExtent l="4128" t="0" r="0" b="0"/>
                <wp:docPr id="1901274130" name="Triângulo isósceles 1"/>
                <wp:cNvGraphicFramePr/>
                <a:graphic xmlns:a="http://schemas.openxmlformats.org/drawingml/2006/main">
                  <a:graphicData uri="http://schemas.microsoft.com/office/word/2010/wordprocessingShape">
                    <wps:wsp>
                      <wps:cNvSpPr/>
                      <wps:spPr>
                        <a:xfrm rot="5400000">
                          <a:off x="0" y="0"/>
                          <a:ext cx="184785" cy="138430"/>
                        </a:xfrm>
                        <a:prstGeom prst="triangle">
                          <a:avLst/>
                        </a:prstGeom>
                        <a:solidFill>
                          <a:srgbClr val="9968A9"/>
                        </a:solidFill>
                        <a:ln w="12700" cap="flat" cmpd="sng" algn="ctr">
                          <a:noFill/>
                          <a:prstDash val="solid"/>
                          <a:miter lim="800000"/>
                        </a:ln>
                        <a:effectLst/>
                      </wps:spPr>
                      <wps:bodyPr anchor="ctr"/>
                    </wps:wsp>
                  </a:graphicData>
                </a:graphic>
              </wp:inline>
            </w:drawing>
          </mc:Choice>
          <mc:Fallback xmlns:arto="http://schemas.microsoft.com/office/word/2006/arto" xmlns:a="http://schemas.openxmlformats.org/drawingml/2006/main">
            <w:pict w14:anchorId="766A1795">
              <v:shape id="Triângulo isósceles 1" style="width:14.55pt;height:10.9pt;rotation:90;visibility:visible;mso-wrap-style:square;mso-left-percent:-10001;mso-top-percent:-10001;mso-position-horizontal:absolute;mso-position-horizontal-relative:char;mso-position-vertical:absolute;mso-position-vertical-relative:line;mso-left-percent:-10001;mso-top-percent:-10001;v-text-anchor:middle" o:spid="_x0000_s1026" fillcolor="#9968a9" stroked="f"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" w14:anchorId="56F506FA">
                <w10:anchorlock/>
              </v:shape>
            </w:pict>
          </mc:Fallback>
        </mc:AlternateContent>
      </w:r>
      <w:r w:rsidRPr="30039FB5">
        <w:rPr>
          <w:rFonts w:ascii="Aptos" w:hAnsi="Aptos" w:eastAsia="Aptos" w:cs="Aptos"/>
          <w:b/>
          <w:bCs/>
          <w:color w:val="4DBFEA"/>
          <w:sz w:val="28"/>
          <w:szCs w:val="28"/>
        </w:rPr>
        <w:t xml:space="preserve"> </w:t>
      </w:r>
      <w:r>
        <w:rPr>
          <w:rFonts w:ascii="Aptos" w:hAnsi="Aptos" w:eastAsia="Aptos" w:cs="Aptos"/>
          <w:b/>
          <w:bCs/>
          <w:color w:val="4DBFEA"/>
          <w:sz w:val="28"/>
          <w:szCs w:val="28"/>
        </w:rPr>
        <w:t xml:space="preserve"> </w:t>
      </w:r>
      <w:r w:rsidRPr="00A96408">
        <w:rPr>
          <w:rFonts w:ascii="Aptos" w:hAnsi="Aptos" w:eastAsia="Aptos" w:cs="Aptos"/>
          <w:b/>
          <w:bCs/>
          <w:color w:val="9968A9"/>
          <w:sz w:val="28"/>
          <w:szCs w:val="28"/>
        </w:rPr>
        <w:t>Unidade</w:t>
      </w:r>
    </w:p>
    <w:p w:rsidR="006E6C28" w:rsidP="006E6C28" w:rsidRDefault="006E6C28" w14:paraId="45B4220B" w14:textId="77777777">
      <w:pPr>
        <w:rPr>
          <w:rFonts w:ascii="Aptos" w:hAnsi="Aptos" w:eastAsia="Aptos" w:cs="Aptos"/>
          <w:b/>
          <w:bCs/>
          <w:color w:val="494949"/>
          <w:sz w:val="28"/>
          <w:szCs w:val="28"/>
        </w:rPr>
      </w:pPr>
      <w:r w:rsidRPr="002C102C">
        <w:rPr>
          <w:rFonts w:ascii="Aptos" w:hAnsi="Aptos" w:eastAsia="Aptos" w:cs="Aptos"/>
          <w:b/>
          <w:bCs/>
          <w:color w:val="494949"/>
          <w:sz w:val="28"/>
          <w:szCs w:val="28"/>
        </w:rPr>
        <w:t>Educação Midiática: o poder da informação</w:t>
      </w:r>
    </w:p>
    <w:p w:rsidRPr="00CF48CD" w:rsidR="006E6C28" w:rsidP="006E6C28" w:rsidRDefault="006E6C28" w14:paraId="2A8AC7A1" w14:textId="77777777">
      <w:pPr>
        <w:spacing w:line="278" w:lineRule="auto"/>
        <w:rPr>
          <w:rFonts w:ascii="Aptos" w:hAnsi="Aptos" w:eastAsia="Aptos" w:cs="Aptos"/>
          <w:b/>
          <w:bCs/>
          <w:color w:val="76BA5B"/>
          <w:sz w:val="28"/>
          <w:szCs w:val="28"/>
        </w:rPr>
      </w:pPr>
      <w:commentRangeStart w:id="13"/>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1</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w:t>
      </w:r>
      <w:commentRangeEnd w:id="13"/>
      <w:r>
        <w:rPr>
          <w:rStyle w:val="Refdecomentrio"/>
        </w:rPr>
        <w:commentReference w:id="13"/>
      </w:r>
      <w:r>
        <w:rPr>
          <w:rFonts w:ascii="Aptos" w:hAnsi="Aptos" w:eastAsia="Aptos" w:cs="Aptos"/>
          <w:b/>
          <w:bCs/>
          <w:color w:val="76BA5B"/>
          <w:sz w:val="28"/>
          <w:szCs w:val="28"/>
        </w:rPr>
        <w:t>Dados pessoais</w:t>
      </w:r>
    </w:p>
    <w:p w:rsidR="006E6C28" w:rsidP="006E6C28" w:rsidRDefault="006E6C28" w14:paraId="291937D8" w14:textId="77777777">
      <w:pPr>
        <w:spacing w:line="278" w:lineRule="auto"/>
        <w:rPr>
          <w:rFonts w:ascii="Aptos" w:hAnsi="Aptos" w:eastAsia="Aptos" w:cs="Aptos"/>
          <w:color w:val="262626" w:themeColor="text1" w:themeTint="D9"/>
        </w:rPr>
      </w:pPr>
      <w:r w:rsidRPr="0011474C">
        <w:rPr>
          <w:rFonts w:ascii="Aptos" w:hAnsi="Aptos" w:eastAsia="Aptos" w:cs="Aptos"/>
          <w:color w:val="262626" w:themeColor="text1" w:themeTint="D9"/>
        </w:rPr>
        <w:t xml:space="preserve">Quando você vai preencher um formulário online, é sempre importante entender se os dados que estão sendo recolhidos são realmente necessários. Alguns dados são essenciais para realizar um cadastro, enquanto outros exigem mais cuidado. </w:t>
      </w:r>
    </w:p>
    <w:p w:rsidRPr="003842A8" w:rsidR="006E6C28" w:rsidP="006E6C28" w:rsidRDefault="006E6C28" w14:paraId="47801077"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Pensando nisso, p</w:t>
      </w:r>
      <w:r w:rsidRPr="00D422D3">
        <w:rPr>
          <w:rFonts w:ascii="Aptos" w:hAnsi="Aptos" w:eastAsia="Aptos" w:cs="Aptos"/>
          <w:color w:val="262626" w:themeColor="text1" w:themeTint="D9"/>
        </w:rPr>
        <w:t xml:space="preserve">reencha as lacunas com as palavras </w:t>
      </w:r>
      <w:r>
        <w:rPr>
          <w:rFonts w:ascii="Aptos" w:hAnsi="Aptos" w:eastAsia="Aptos" w:cs="Aptos"/>
          <w:color w:val="262626" w:themeColor="text1" w:themeTint="D9"/>
        </w:rPr>
        <w:t>na ordem correta.</w:t>
      </w:r>
    </w:p>
    <w:p w:rsidR="006E6C28" w:rsidP="006E6C28" w:rsidRDefault="4918BBE9" w14:paraId="17048B83" w14:textId="1E21E5A8">
      <w:pPr>
        <w:spacing w:line="278" w:lineRule="auto"/>
        <w:rPr>
          <w:rFonts w:ascii="Aptos" w:hAnsi="Aptos" w:eastAsia="Aptos" w:cs="Aptos"/>
          <w:color w:val="262626" w:themeColor="text1" w:themeTint="D9"/>
        </w:rPr>
      </w:pPr>
      <w:commentRangeStart w:id="14"/>
      <w:r w:rsidRPr="63E5416F">
        <w:rPr>
          <w:rFonts w:ascii="Aptos" w:hAnsi="Aptos" w:eastAsia="Aptos" w:cs="Aptos"/>
          <w:color w:val="262626" w:themeColor="text1" w:themeTint="D9"/>
        </w:rPr>
        <w:t>&gt; Dados __________ são um conjunto de informações que podem ser usadas para identificar uma pessoa, como o nome e o __________. Já os dados __________ são aqueles que, se revelados, podem causar discriminação, como a __________ ou a orientação sexual de uma pessoa.</w:t>
      </w:r>
      <w:commentRangeEnd w:id="14"/>
      <w:r w:rsidR="006E6C28">
        <w:commentReference w:id="14"/>
      </w:r>
    </w:p>
    <w:p w:rsidRPr="00DA7FD2" w:rsidR="006E6C28" w:rsidP="006E6C28" w:rsidRDefault="006E6C28" w14:paraId="2468D1BF" w14:textId="77777777">
      <w:pPr>
        <w:pStyle w:val="Blocos"/>
        <w:rPr>
          <w:lang w:val="pt-BR"/>
        </w:rPr>
      </w:pPr>
      <w:r>
        <w:rPr>
          <w:lang w:val="pt-BR"/>
        </w:rPr>
        <w:t>pessoais</w:t>
      </w:r>
    </w:p>
    <w:p w:rsidRPr="00DA7FD2" w:rsidR="006E6C28" w:rsidP="006E6C28" w:rsidRDefault="006E6C28" w14:paraId="644345DB" w14:textId="77777777">
      <w:pPr>
        <w:pStyle w:val="Blocos"/>
        <w:rPr>
          <w:lang w:val="pt-BR"/>
        </w:rPr>
      </w:pPr>
      <w:r>
        <w:rPr>
          <w:lang w:val="pt-BR"/>
        </w:rPr>
        <w:t>CPF</w:t>
      </w:r>
    </w:p>
    <w:p w:rsidRPr="00DA7FD2" w:rsidR="006E6C28" w:rsidP="006E6C28" w:rsidRDefault="006E6C28" w14:paraId="03DBC89D" w14:textId="77777777">
      <w:pPr>
        <w:pStyle w:val="Blocos"/>
        <w:rPr>
          <w:lang w:val="pt-BR"/>
        </w:rPr>
      </w:pPr>
      <w:r>
        <w:rPr>
          <w:lang w:val="pt-BR"/>
        </w:rPr>
        <w:t>sensíveis</w:t>
      </w:r>
    </w:p>
    <w:p w:rsidRPr="00CF48CD" w:rsidR="006E6C28" w:rsidP="006E6C28" w:rsidRDefault="4918BBE9" w14:paraId="21ABF1A6" w14:textId="77777777">
      <w:pPr>
        <w:spacing w:line="278" w:lineRule="auto"/>
        <w:rPr>
          <w:rFonts w:ascii="Aptos" w:hAnsi="Aptos" w:eastAsia="Aptos" w:cs="Aptos"/>
          <w:color w:val="FF177C"/>
          <w:sz w:val="28"/>
          <w:szCs w:val="28"/>
        </w:rPr>
      </w:pPr>
      <w:r w:rsidRPr="66D11F24">
        <w:rPr>
          <w:rFonts w:ascii="Arial" w:hAnsi="Arial" w:eastAsia="Arial" w:cs="Arial"/>
          <w:color w:val="FF0000"/>
          <w:lang w:eastAsia="ja-JP"/>
        </w:rPr>
        <w:t>origem étnica</w:t>
      </w:r>
    </w:p>
    <w:p w:rsidR="63E5416F" w:rsidP="63E5416F" w:rsidRDefault="63E5416F" w14:paraId="42D2FE0A" w14:textId="57A77CA4">
      <w:pPr>
        <w:spacing w:line="278" w:lineRule="auto"/>
        <w:rPr>
          <w:rFonts w:ascii="Arial" w:hAnsi="Arial" w:eastAsia="Arial" w:cs="Arial"/>
          <w:color w:val="FF0000"/>
          <w:lang w:eastAsia="ja-JP"/>
        </w:rPr>
      </w:pPr>
    </w:p>
    <w:p w:rsidRPr="00CF48CD" w:rsidR="006E6C28" w:rsidP="006E6C28" w:rsidRDefault="006E6C28" w14:paraId="5C623323" w14:textId="77777777">
      <w:pPr>
        <w:pBdr>
          <w:top w:val="single" w:color="000000" w:sz="4" w:space="4"/>
          <w:bottom w:val="single" w:color="000000" w:sz="4" w:space="4"/>
        </w:pBdr>
        <w:spacing w:line="278" w:lineRule="auto"/>
        <w:rPr>
          <w:rFonts w:ascii="Aptos" w:hAnsi="Aptos" w:eastAsia="Aptos" w:cs="Aptos"/>
          <w:sz w:val="28"/>
          <w:szCs w:val="28"/>
        </w:rPr>
      </w:pPr>
    </w:p>
    <w:p w:rsidR="006E6C28" w:rsidP="006E6C28" w:rsidRDefault="006E6C28" w14:paraId="3E50AAA5" w14:textId="77777777">
      <w:pPr>
        <w:spacing w:line="278" w:lineRule="auto"/>
        <w:rPr>
          <w:rFonts w:ascii="Aptos" w:hAnsi="Aptos" w:eastAsia="Aptos" w:cs="Aptos"/>
          <w:color w:val="FF177C"/>
        </w:rPr>
      </w:pPr>
      <w:r w:rsidRPr="009F6C3D">
        <w:rPr>
          <w:rFonts w:ascii="Aptos" w:hAnsi="Aptos" w:eastAsia="Aptos" w:cs="Aptos"/>
          <w:b/>
          <w:bCs/>
          <w:color w:val="FF177C"/>
        </w:rPr>
        <w:t>Sequência correta:</w:t>
      </w:r>
      <w:r>
        <w:rPr>
          <w:rFonts w:ascii="Aptos" w:hAnsi="Aptos" w:eastAsia="Aptos" w:cs="Aptos"/>
          <w:color w:val="FF177C"/>
        </w:rPr>
        <w:t xml:space="preserve"> </w:t>
      </w:r>
      <w:r w:rsidRPr="000F790E">
        <w:rPr>
          <w:rFonts w:ascii="Aptos" w:hAnsi="Aptos" w:eastAsia="Aptos" w:cs="Aptos"/>
          <w:color w:val="FF177C"/>
        </w:rPr>
        <w:t>pessoais | CPF | sensíveis | origem étnica</w:t>
      </w:r>
    </w:p>
    <w:p w:rsidRPr="004A4647" w:rsidR="006E6C28" w:rsidP="006E6C28" w:rsidRDefault="006E6C28" w14:paraId="37AF491E" w14:textId="77777777">
      <w:pPr>
        <w:spacing w:line="278" w:lineRule="auto"/>
        <w:rPr>
          <w:rFonts w:ascii="Aptos" w:hAnsi="Aptos" w:eastAsia="Aptos" w:cs="Aptos"/>
          <w:b/>
          <w:bCs/>
          <w:color w:val="FF177C"/>
        </w:rPr>
      </w:pPr>
      <w:r w:rsidRPr="004A4647">
        <w:rPr>
          <w:rFonts w:ascii="Aptos" w:hAnsi="Aptos" w:eastAsia="Aptos" w:cs="Aptos"/>
          <w:b/>
          <w:bCs/>
          <w:color w:val="FF177C"/>
        </w:rPr>
        <w:t>Plataforma</w:t>
      </w:r>
    </w:p>
    <w:p w:rsidRPr="00923856" w:rsidR="006E6C28" w:rsidP="006E6C28" w:rsidRDefault="006E6C28" w14:paraId="5A94E12F" w14:textId="77777777">
      <w:pPr>
        <w:spacing w:line="278" w:lineRule="auto"/>
        <w:rPr>
          <w:rFonts w:ascii="Aptos" w:hAnsi="Aptos" w:eastAsia="Aptos" w:cs="Aptos"/>
          <w:color w:val="FF177C"/>
        </w:rPr>
      </w:pPr>
      <w:r w:rsidRPr="004A4647">
        <w:rPr>
          <w:rFonts w:ascii="Aptos" w:hAnsi="Aptos" w:eastAsia="Aptos" w:cs="Aptos"/>
          <w:b/>
          <w:bCs/>
          <w:color w:val="FF177C"/>
        </w:rPr>
        <w:t>Resposta correta:</w:t>
      </w:r>
      <w:r w:rsidRPr="00923856">
        <w:rPr>
          <w:rFonts w:ascii="Aptos" w:hAnsi="Aptos" w:eastAsia="Aptos" w:cs="Aptos"/>
          <w:color w:val="FF177C"/>
        </w:rPr>
        <w:t xml:space="preserve"> </w:t>
      </w:r>
      <w:r w:rsidRPr="00D70FE8">
        <w:rPr>
          <w:rFonts w:ascii="Aptos" w:hAnsi="Aptos" w:eastAsia="Aptos" w:cs="Aptos"/>
          <w:color w:val="FF177C"/>
        </w:rPr>
        <w:t>Muito bem! “Dados pessoais” identificam alguém (como nome e CPF). Já “dados sensíveis” envolvem aspectos que podem gerar discriminação (como origem étnica ou orientação sexual). Saber distinguir ajuda a decidir o que é realmente necessário informar.</w:t>
      </w:r>
    </w:p>
    <w:p w:rsidR="006E6C28" w:rsidP="006E6C28" w:rsidRDefault="006E6C28" w14:paraId="1C8FA763" w14:textId="77777777">
      <w:pPr>
        <w:spacing w:line="278" w:lineRule="auto"/>
        <w:rPr>
          <w:rFonts w:ascii="Aptos" w:hAnsi="Aptos" w:eastAsia="Aptos" w:cs="Aptos"/>
          <w:color w:val="FF177C"/>
        </w:rPr>
      </w:pPr>
      <w:r w:rsidRPr="004A4647">
        <w:rPr>
          <w:rFonts w:ascii="Aptos" w:hAnsi="Aptos" w:eastAsia="Aptos" w:cs="Aptos"/>
          <w:b/>
          <w:bCs/>
          <w:color w:val="FF177C"/>
        </w:rPr>
        <w:t xml:space="preserve">Resposta incorreta: </w:t>
      </w:r>
      <w:r w:rsidRPr="00D70FE8">
        <w:rPr>
          <w:rFonts w:ascii="Aptos" w:hAnsi="Aptos" w:eastAsia="Aptos" w:cs="Aptos"/>
          <w:color w:val="FF177C"/>
        </w:rPr>
        <w:t>Não foi dessa vez, que tal tentar novamente? Pense assim: primeiro entram os dados que identificam diretamente (ex.: documentos). Depois, aqueles que revelam características íntimas e potencialmente discriminatórias. Reorganize seguindo esse critério.</w:t>
      </w:r>
    </w:p>
    <w:p w:rsidRPr="004B495E" w:rsidR="006E6C28" w:rsidP="006E6C28" w:rsidRDefault="006E6C28" w14:paraId="4E15363D" w14:textId="77777777">
      <w:pPr>
        <w:spacing w:line="278" w:lineRule="auto"/>
        <w:rPr>
          <w:rFonts w:ascii="Aptos" w:hAnsi="Aptos" w:eastAsia="Aptos" w:cs="Aptos"/>
          <w:color w:val="FF177C"/>
        </w:rPr>
      </w:pPr>
    </w:p>
    <w:p w:rsidRPr="00CF48CD" w:rsidR="006E6C28" w:rsidP="006E6C28" w:rsidRDefault="006E6C28" w14:paraId="1ECEA19F" w14:textId="77777777">
      <w:pPr>
        <w:spacing w:line="278" w:lineRule="auto"/>
        <w:rPr>
          <w:rFonts w:ascii="Aptos" w:hAnsi="Aptos" w:eastAsia="Aptos" w:cs="Aptos"/>
          <w:b/>
          <w:bCs/>
          <w:color w:val="254260"/>
          <w:sz w:val="28"/>
          <w:szCs w:val="28"/>
        </w:rPr>
      </w:pPr>
      <w:commentRangeStart w:id="15"/>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2</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w:t>
      </w:r>
      <w:commentRangeEnd w:id="15"/>
      <w:r>
        <w:rPr>
          <w:rStyle w:val="Refdecomentrio"/>
        </w:rPr>
        <w:commentReference w:id="15"/>
      </w:r>
      <w:r>
        <w:rPr>
          <w:rFonts w:ascii="Aptos" w:hAnsi="Aptos" w:eastAsia="Aptos" w:cs="Aptos"/>
          <w:b/>
          <w:bCs/>
          <w:color w:val="76BA5B"/>
          <w:sz w:val="28"/>
          <w:szCs w:val="28"/>
        </w:rPr>
        <w:t xml:space="preserve"> Preencher</w:t>
      </w:r>
    </w:p>
    <w:p w:rsidR="006E6C28" w:rsidP="006E6C28" w:rsidRDefault="006E6C28" w14:paraId="781B13F8" w14:textId="77777777">
      <w:pPr>
        <w:spacing w:line="278" w:lineRule="auto"/>
        <w:rPr>
          <w:rFonts w:ascii="Aptos" w:hAnsi="Aptos" w:eastAsia="Aptos" w:cs="Aptos"/>
          <w:color w:val="262626" w:themeColor="text1" w:themeTint="D9"/>
        </w:rPr>
      </w:pPr>
      <w:r w:rsidRPr="003511AE">
        <w:rPr>
          <w:rFonts w:ascii="Aptos" w:hAnsi="Aptos" w:eastAsia="Aptos" w:cs="Aptos"/>
          <w:color w:val="262626" w:themeColor="text1" w:themeTint="D9"/>
        </w:rPr>
        <w:t>Você está considerando preencher um formulário online e precisa analisar os riscos envolvidos no compartilhamento de diferentes tipos de dados pessoais.</w:t>
      </w:r>
    </w:p>
    <w:p w:rsidR="006E6C28" w:rsidP="006E6C28" w:rsidRDefault="2B8345DE" w14:paraId="41DA0EAC" w14:textId="1C7F1D8B">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 xml:space="preserve">Pensando nisso, </w:t>
      </w:r>
      <w:r w:rsidRPr="66D11F24" w:rsidR="65ACC9A7">
        <w:rPr>
          <w:rFonts w:ascii="Aptos" w:hAnsi="Aptos" w:eastAsia="Aptos" w:cs="Aptos"/>
          <w:color w:val="000000" w:themeColor="text1"/>
        </w:rPr>
        <w:t>r</w:t>
      </w:r>
      <w:r w:rsidRPr="66D11F24" w:rsidR="4918BBE9">
        <w:rPr>
          <w:rFonts w:ascii="Aptos" w:hAnsi="Aptos" w:eastAsia="Aptos" w:cs="Aptos"/>
          <w:color w:val="000000" w:themeColor="text1"/>
        </w:rPr>
        <w:t>elacione os tipos de dados da coluna A com os riscos mais comuns no compartilhamento da coluna B:</w:t>
      </w:r>
    </w:p>
    <w:p w:rsidR="006E6C28" w:rsidP="006E6C28" w:rsidRDefault="4918BBE9" w14:paraId="6571C6CE" w14:textId="668D8414">
      <w:pPr>
        <w:rPr>
          <w:sz w:val="28"/>
          <w:szCs w:val="28"/>
        </w:rPr>
      </w:pPr>
      <w:r>
        <w:t xml:space="preserve">| Coluna A | Coluna B | </w:t>
      </w:r>
    </w:p>
    <w:p w:rsidR="006E6C28" w:rsidP="006E6C28" w:rsidRDefault="006E6C28" w14:paraId="58E4C35F" w14:textId="77777777">
      <w:pPr>
        <w:rPr>
          <w:sz w:val="28"/>
          <w:szCs w:val="28"/>
        </w:rPr>
      </w:pPr>
      <w:r w:rsidRPr="4FEE7B13">
        <w:t xml:space="preserve">| -------- | ------- | </w:t>
      </w:r>
    </w:p>
    <w:p w:rsidR="006E6C28" w:rsidP="006E6C28" w:rsidRDefault="006E6C28" w14:paraId="5B27FAFD" w14:textId="77777777">
      <w:pPr>
        <w:rPr>
          <w:sz w:val="28"/>
          <w:szCs w:val="28"/>
        </w:rPr>
      </w:pPr>
      <w:r w:rsidRPr="4FEE7B13">
        <w:t xml:space="preserve">| A. </w:t>
      </w:r>
      <w:r>
        <w:t xml:space="preserve">E-mail </w:t>
      </w:r>
      <w:r w:rsidRPr="4FEE7B13">
        <w:t xml:space="preserve">| 1. </w:t>
      </w:r>
      <w:r w:rsidRPr="003607B6">
        <w:t xml:space="preserve">Recebimento de e-mails falsos ou golpes de </w:t>
      </w:r>
      <w:proofErr w:type="spellStart"/>
      <w:r w:rsidRPr="003607B6">
        <w:t>phishing</w:t>
      </w:r>
      <w:proofErr w:type="spellEnd"/>
      <w:r w:rsidRPr="001A1B8D">
        <w:t>.</w:t>
      </w:r>
      <w:r>
        <w:t xml:space="preserve"> </w:t>
      </w:r>
      <w:r w:rsidRPr="4FEE7B13">
        <w:t xml:space="preserve">| </w:t>
      </w:r>
    </w:p>
    <w:p w:rsidR="006E6C28" w:rsidP="006E6C28" w:rsidRDefault="006E6C28" w14:paraId="27D48FD5" w14:textId="77777777">
      <w:pPr>
        <w:rPr>
          <w:sz w:val="28"/>
          <w:szCs w:val="28"/>
        </w:rPr>
      </w:pPr>
      <w:r w:rsidRPr="4FEE7B13">
        <w:t xml:space="preserve">| B. </w:t>
      </w:r>
      <w:r>
        <w:t>Endereço</w:t>
      </w:r>
      <w:r w:rsidRPr="4FEE7B13">
        <w:t xml:space="preserve"> | 2. </w:t>
      </w:r>
      <w:r w:rsidRPr="0025420C">
        <w:t>Risco de acesso não autorizado a contas bancárias e dados pessoais.</w:t>
      </w:r>
      <w:r>
        <w:t xml:space="preserve"> |</w:t>
      </w:r>
    </w:p>
    <w:p w:rsidR="006E6C28" w:rsidP="006E6C28" w:rsidRDefault="4918BBE9" w14:paraId="209EA2A4" w14:textId="34D9FBDD">
      <w:r>
        <w:t>| C. CPF | 3. Risco de ser localizado fisicamente por pessoas mal-intencionadas.</w:t>
      </w:r>
      <w:r w:rsidR="7EC3AA77">
        <w:t xml:space="preserve"> </w:t>
      </w:r>
      <w:r>
        <w:t>|</w:t>
      </w:r>
    </w:p>
    <w:p w:rsidR="006E6C28" w:rsidP="006E6C28" w:rsidRDefault="4918BBE9" w14:paraId="00D23344" w14:textId="6007D2B3">
      <w:pPr>
        <w:rPr>
          <w:sz w:val="28"/>
          <w:szCs w:val="28"/>
        </w:rPr>
      </w:pPr>
      <w:r>
        <w:t>| D. Telefone| 4. Risco de roubo de identidade e uso indevido de documentos.</w:t>
      </w:r>
      <w:r w:rsidR="071B3E80">
        <w:t xml:space="preserve"> </w:t>
      </w:r>
      <w:r>
        <w:t>|</w:t>
      </w:r>
    </w:p>
    <w:p w:rsidRPr="009211B5" w:rsidR="006E6C28" w:rsidP="006E6C28" w:rsidRDefault="006E6C28" w14:paraId="1B056856" w14:textId="77777777">
      <w:pPr>
        <w:spacing w:line="278" w:lineRule="auto"/>
        <w:rPr>
          <w:rFonts w:ascii="Aptos" w:hAnsi="Aptos" w:eastAsia="Aptos" w:cs="Aptos"/>
          <w:color w:val="262626" w:themeColor="text1" w:themeTint="D9"/>
        </w:rPr>
      </w:pPr>
      <w:r>
        <w:t xml:space="preserve">A </w:t>
      </w:r>
      <w:r w:rsidRPr="200182A2">
        <w:rPr>
          <w:rFonts w:ascii="Aptos" w:hAnsi="Aptos" w:eastAsia="Aptos" w:cs="Aptos"/>
          <w:color w:val="262626" w:themeColor="text1" w:themeTint="D9"/>
        </w:rPr>
        <w:t>partir dessa análise, as associações são, respectivamente:</w:t>
      </w:r>
    </w:p>
    <w:p w:rsidR="006E6C28" w:rsidP="006E6C28" w:rsidRDefault="006E6C28" w14:paraId="39805A4D" w14:textId="77777777">
      <w:pPr>
        <w:spacing w:line="278" w:lineRule="auto"/>
        <w:rPr>
          <w:rFonts w:ascii="Aptos" w:hAnsi="Aptos" w:eastAsia="Aptos" w:cs="Aptos"/>
          <w:color w:val="262626" w:themeColor="text1" w:themeTint="D9"/>
        </w:rPr>
      </w:pPr>
      <w:r w:rsidRPr="2E186946">
        <w:rPr>
          <w:rFonts w:ascii="Aptos" w:hAnsi="Aptos" w:eastAsia="Aptos" w:cs="Aptos"/>
          <w:color w:val="262626" w:themeColor="text1" w:themeTint="D9"/>
        </w:rPr>
        <w:t>A) A - 1, B - 2, C - 3, D - 4.</w:t>
      </w:r>
    </w:p>
    <w:p w:rsidRPr="009211B5" w:rsidR="006E6C28" w:rsidP="006E6C28" w:rsidRDefault="006E6C28" w14:paraId="0C14FDA7" w14:textId="77777777">
      <w:pPr>
        <w:spacing w:line="278" w:lineRule="auto"/>
        <w:rPr>
          <w:rFonts w:ascii="Aptos" w:hAnsi="Aptos" w:eastAsia="Aptos" w:cs="Aptos"/>
          <w:color w:val="262626" w:themeColor="text1" w:themeTint="D9"/>
        </w:rPr>
      </w:pPr>
      <w:r w:rsidRPr="2E186946">
        <w:rPr>
          <w:rFonts w:ascii="Aptos" w:hAnsi="Aptos" w:eastAsia="Aptos" w:cs="Aptos"/>
          <w:color w:val="262626" w:themeColor="text1" w:themeTint="D9"/>
        </w:rPr>
        <w:t>B) A - 2, B - 1, C - 4, D - 3.</w:t>
      </w:r>
    </w:p>
    <w:p w:rsidRPr="009211B5" w:rsidR="006E6C28" w:rsidP="006E6C28" w:rsidRDefault="006E6C28" w14:paraId="1C5397FB" w14:textId="77777777">
      <w:pPr>
        <w:spacing w:line="278" w:lineRule="auto"/>
        <w:rPr>
          <w:rFonts w:ascii="Aptos" w:hAnsi="Aptos" w:eastAsia="Aptos" w:cs="Aptos"/>
          <w:color w:val="262626" w:themeColor="text1" w:themeTint="D9"/>
        </w:rPr>
      </w:pPr>
      <w:r w:rsidRPr="2E186946">
        <w:rPr>
          <w:rFonts w:ascii="Aptos" w:hAnsi="Aptos" w:eastAsia="Aptos" w:cs="Aptos"/>
          <w:color w:val="262626" w:themeColor="text1" w:themeTint="D9"/>
        </w:rPr>
        <w:t>C) A - 1, B - 3, C - 4, D - 2.</w:t>
      </w:r>
    </w:p>
    <w:p w:rsidRPr="009211B5" w:rsidR="006E6C28" w:rsidP="006E6C28" w:rsidRDefault="006E6C28" w14:paraId="4DFA4762" w14:textId="77777777">
      <w:pPr>
        <w:spacing w:line="278" w:lineRule="auto"/>
        <w:rPr>
          <w:rFonts w:ascii="Aptos" w:hAnsi="Aptos" w:eastAsia="Aptos" w:cs="Aptos"/>
          <w:color w:val="262626" w:themeColor="text1" w:themeTint="D9"/>
        </w:rPr>
      </w:pPr>
      <w:r w:rsidRPr="2E186946">
        <w:rPr>
          <w:rFonts w:ascii="Aptos" w:hAnsi="Aptos" w:eastAsia="Aptos" w:cs="Aptos"/>
          <w:color w:val="262626" w:themeColor="text1" w:themeTint="D9"/>
        </w:rPr>
        <w:t>D) A - 2, B - 3, C - 1, D - 4.</w:t>
      </w:r>
    </w:p>
    <w:p w:rsidRPr="009211B5" w:rsidR="006E6C28" w:rsidP="006E6C28" w:rsidRDefault="006E6C28" w14:paraId="15915438" w14:textId="1920940B">
      <w:pPr>
        <w:spacing w:line="278" w:lineRule="auto"/>
        <w:rPr>
          <w:rFonts w:ascii="Aptos" w:hAnsi="Aptos" w:eastAsia="Aptos" w:cs="Aptos"/>
          <w:color w:val="FF177C"/>
        </w:rPr>
      </w:pPr>
      <w:r w:rsidRPr="583CD1D2" w:rsidR="006E6C28">
        <w:rPr>
          <w:rFonts w:ascii="Aptos" w:hAnsi="Aptos" w:eastAsia="Aptos" w:cs="Aptos"/>
          <w:b w:val="1"/>
          <w:bCs w:val="1"/>
          <w:color w:val="FF177C"/>
        </w:rPr>
        <w:t>Alternativa A</w:t>
      </w:r>
      <w:r w:rsidRPr="583CD1D2" w:rsidR="006E6C28">
        <w:rPr>
          <w:rFonts w:ascii="Aptos" w:hAnsi="Aptos" w:eastAsia="Aptos" w:cs="Aptos"/>
          <w:color w:val="FF177C"/>
        </w:rPr>
        <w:t xml:space="preserve">, </w:t>
      </w:r>
      <w:r w:rsidRPr="583CD1D2" w:rsidR="006E6C28">
        <w:rPr>
          <w:rFonts w:ascii="Aptos" w:hAnsi="Aptos" w:eastAsia="Aptos" w:cs="Aptos"/>
          <w:color w:val="FF177C"/>
        </w:rPr>
        <w:t>in</w:t>
      </w:r>
      <w:r w:rsidRPr="583CD1D2" w:rsidR="006E6C28">
        <w:rPr>
          <w:rFonts w:ascii="Aptos" w:hAnsi="Aptos" w:eastAsia="Aptos" w:cs="Aptos"/>
          <w:color w:val="FF177C"/>
        </w:rPr>
        <w:t xml:space="preserve">correta. </w:t>
      </w:r>
      <w:r w:rsidRPr="583CD1D2" w:rsidR="1B991BB4">
        <w:rPr>
          <w:rFonts w:ascii="Aptos" w:hAnsi="Aptos" w:eastAsia="Aptos" w:cs="Aptos"/>
          <w:color w:val="FF177C"/>
        </w:rPr>
        <w:t xml:space="preserve">Boa tentativa! Pense assim: qual dado costuma virar “isca” para golpes bancários?  </w:t>
      </w:r>
    </w:p>
    <w:p w:rsidRPr="009211B5" w:rsidR="006E6C28" w:rsidP="006E6C28" w:rsidRDefault="006E6C28" w14:paraId="0358A51D" w14:textId="77777777">
      <w:pPr>
        <w:spacing w:line="278" w:lineRule="auto"/>
        <w:rPr>
          <w:rFonts w:ascii="Aptos" w:hAnsi="Aptos" w:eastAsia="Aptos" w:cs="Aptos"/>
          <w:color w:val="FF177C"/>
        </w:rPr>
      </w:pPr>
      <w:r w:rsidRPr="008C3E0C">
        <w:rPr>
          <w:rFonts w:ascii="Aptos" w:hAnsi="Aptos" w:eastAsia="Aptos" w:cs="Aptos"/>
          <w:b/>
          <w:bCs/>
          <w:color w:val="FF177C"/>
        </w:rPr>
        <w:t>Alternativa B</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8740DB">
        <w:rPr>
          <w:rFonts w:ascii="Aptos" w:hAnsi="Aptos" w:eastAsia="Aptos" w:cs="Aptos"/>
          <w:color w:val="FF177C"/>
        </w:rPr>
        <w:t xml:space="preserve">Quase lá! Reflita: que informação aponta para sua localização física? </w:t>
      </w:r>
    </w:p>
    <w:p w:rsidRPr="009211B5" w:rsidR="006E6C28" w:rsidP="006E6C28" w:rsidRDefault="006E6C28" w14:paraId="7AC308EC" w14:textId="77777777">
      <w:pPr>
        <w:spacing w:line="278" w:lineRule="auto"/>
        <w:rPr>
          <w:rFonts w:ascii="Aptos" w:hAnsi="Aptos" w:eastAsia="Aptos" w:cs="Aptos"/>
          <w:color w:val="FF177C"/>
        </w:rPr>
      </w:pPr>
      <w:r w:rsidRPr="008C3E0C">
        <w:rPr>
          <w:rFonts w:ascii="Aptos" w:hAnsi="Aptos" w:eastAsia="Aptos" w:cs="Aptos"/>
          <w:b/>
          <w:bCs/>
          <w:color w:val="FF177C"/>
        </w:rPr>
        <w:t>Alternativa C</w:t>
      </w:r>
      <w:r w:rsidRPr="00BB4AEF">
        <w:rPr>
          <w:rFonts w:ascii="Aptos" w:hAnsi="Aptos" w:eastAsia="Aptos" w:cs="Aptos"/>
          <w:color w:val="FF177C"/>
        </w:rPr>
        <w:t>, correta.</w:t>
      </w:r>
      <w:r w:rsidRPr="00B54D74">
        <w:t xml:space="preserve"> </w:t>
      </w:r>
      <w:r w:rsidRPr="00B54D74">
        <w:rPr>
          <w:rFonts w:ascii="Aptos" w:hAnsi="Aptos" w:eastAsia="Aptos" w:cs="Aptos"/>
          <w:color w:val="FF177C"/>
        </w:rPr>
        <w:t xml:space="preserve">Mandou muito bem! Você conectou cada dado ao risco mais provável: e-mail com golpes de </w:t>
      </w:r>
      <w:proofErr w:type="spellStart"/>
      <w:r w:rsidRPr="00B54D74">
        <w:rPr>
          <w:rFonts w:ascii="Aptos" w:hAnsi="Aptos" w:eastAsia="Aptos" w:cs="Aptos"/>
          <w:color w:val="FF177C"/>
        </w:rPr>
        <w:t>phishing</w:t>
      </w:r>
      <w:proofErr w:type="spellEnd"/>
      <w:r w:rsidRPr="00B54D74">
        <w:rPr>
          <w:rFonts w:ascii="Aptos" w:hAnsi="Aptos" w:eastAsia="Aptos" w:cs="Aptos"/>
          <w:color w:val="FF177C"/>
        </w:rPr>
        <w:t>, endereço ligado à sua localização, CPF relacionado à identidade e telefone que pode ser usado para invadir contas. Ótima leitura de segurança digital!</w:t>
      </w:r>
    </w:p>
    <w:p w:rsidR="006E6C28" w:rsidP="006E6C28" w:rsidRDefault="4918BBE9" w14:paraId="273A3933" w14:textId="77777777">
      <w:pPr>
        <w:spacing w:line="278" w:lineRule="auto"/>
        <w:rPr>
          <w:ins w:author="Andreia Tocantins" w:date="2025-09-09T13:33:00Z" w16du:dateUtc="2025-09-09T13:33:46Z" w:id="16"/>
          <w:rFonts w:ascii="Aptos" w:hAnsi="Aptos" w:eastAsia="Aptos" w:cs="Aptos"/>
          <w:color w:val="FF177C"/>
        </w:rPr>
      </w:pPr>
      <w:r w:rsidRPr="63E5416F">
        <w:rPr>
          <w:rFonts w:ascii="Aptos" w:hAnsi="Aptos" w:eastAsia="Aptos" w:cs="Aptos"/>
          <w:b/>
          <w:bCs/>
          <w:color w:val="FF177C"/>
        </w:rPr>
        <w:t>Alternativa D</w:t>
      </w:r>
      <w:r w:rsidRPr="63E5416F">
        <w:rPr>
          <w:rFonts w:ascii="Aptos" w:hAnsi="Aptos" w:eastAsia="Aptos" w:cs="Aptos"/>
          <w:color w:val="FF177C"/>
        </w:rPr>
        <w:t>, incorreta. Bom esforço! Pergunte-se: qual documento abre caminho para alguém fingir ser você em serviços e cadastros?</w:t>
      </w:r>
    </w:p>
    <w:p w:rsidR="63E5416F" w:rsidP="63E5416F" w:rsidRDefault="63E5416F" w14:paraId="0C048F5A" w14:textId="58496848">
      <w:pPr>
        <w:spacing w:line="278" w:lineRule="auto"/>
        <w:rPr>
          <w:rFonts w:ascii="Aptos" w:hAnsi="Aptos" w:eastAsia="Aptos" w:cs="Aptos"/>
          <w:color w:val="FF177C"/>
        </w:rPr>
      </w:pPr>
    </w:p>
    <w:p w:rsidRPr="00CF48CD" w:rsidR="006E6C28" w:rsidP="006E6C28" w:rsidRDefault="006E6C28" w14:paraId="7FB12FEB" w14:textId="77777777">
      <w:pPr>
        <w:spacing w:line="278" w:lineRule="auto"/>
        <w:rPr>
          <w:rFonts w:ascii="Aptos" w:hAnsi="Aptos" w:eastAsia="Aptos" w:cs="Aptos"/>
          <w:b/>
          <w:bCs/>
          <w:color w:val="254260"/>
          <w:sz w:val="28"/>
          <w:szCs w:val="28"/>
        </w:rPr>
      </w:pPr>
      <w:commentRangeStart w:id="17"/>
      <w:r w:rsidRPr="00CF48CD">
        <w:rPr>
          <w:rFonts w:ascii="Aptos" w:hAnsi="Aptos" w:eastAsia="Aptos" w:cs="Aptos"/>
          <w:b/>
          <w:bCs/>
          <w:color w:val="76BA5B"/>
          <w:sz w:val="28"/>
          <w:szCs w:val="28"/>
        </w:rPr>
        <w:lastRenderedPageBreak/>
        <w:t xml:space="preserve">Questão </w:t>
      </w:r>
      <w:r>
        <w:rPr>
          <w:rFonts w:ascii="Aptos" w:hAnsi="Aptos" w:eastAsia="Aptos" w:cs="Aptos"/>
          <w:b/>
          <w:bCs/>
          <w:color w:val="76BA5B"/>
          <w:sz w:val="28"/>
          <w:szCs w:val="28"/>
        </w:rPr>
        <w:t>3</w:t>
      </w:r>
      <w:r w:rsidRPr="00CF48CD">
        <w:rPr>
          <w:rFonts w:ascii="Aptos" w:hAnsi="Aptos" w:eastAsia="Aptos" w:cs="Aptos"/>
          <w:b/>
          <w:bCs/>
          <w:color w:val="76BA5B"/>
          <w:sz w:val="28"/>
          <w:szCs w:val="28"/>
        </w:rPr>
        <w:t xml:space="preserve"> – </w:t>
      </w:r>
      <w:commentRangeEnd w:id="17"/>
      <w:r>
        <w:rPr>
          <w:rStyle w:val="Refdecomentrio"/>
        </w:rPr>
        <w:commentReference w:id="17"/>
      </w:r>
      <w:r>
        <w:rPr>
          <w:rFonts w:ascii="Aptos" w:hAnsi="Aptos" w:eastAsia="Aptos" w:cs="Aptos"/>
          <w:b/>
          <w:bCs/>
          <w:color w:val="76BA5B"/>
          <w:sz w:val="28"/>
          <w:szCs w:val="28"/>
        </w:rPr>
        <w:t>Prêmios</w:t>
      </w:r>
    </w:p>
    <w:p w:rsidRPr="00F01F6D" w:rsidR="006E6C28" w:rsidP="006E6C28" w:rsidRDefault="5F320137" w14:paraId="4B8834C5" w14:textId="1B50D05C">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U</w:t>
      </w:r>
      <w:r w:rsidRPr="66D11F24" w:rsidR="4918BBE9">
        <w:rPr>
          <w:rFonts w:ascii="Aptos" w:hAnsi="Aptos" w:eastAsia="Aptos" w:cs="Aptos"/>
          <w:color w:val="000000" w:themeColor="text1"/>
        </w:rPr>
        <w:t>m post nas redes sociais pedi</w:t>
      </w:r>
      <w:r w:rsidRPr="66D11F24" w:rsidR="6661D6C1">
        <w:rPr>
          <w:rFonts w:ascii="Aptos" w:hAnsi="Aptos" w:eastAsia="Aptos" w:cs="Aptos"/>
          <w:color w:val="000000" w:themeColor="text1"/>
        </w:rPr>
        <w:t>a</w:t>
      </w:r>
      <w:r w:rsidRPr="66D11F24" w:rsidR="4918BBE9">
        <w:rPr>
          <w:rFonts w:ascii="Aptos" w:hAnsi="Aptos" w:eastAsia="Aptos" w:cs="Aptos"/>
          <w:color w:val="000000" w:themeColor="text1"/>
        </w:rPr>
        <w:t xml:space="preserve"> para você clicar em um link para "ganhar um prêmio exclusivo". Ao clicar no link, uma janela solicita seu nome, e-mail e número de cartão de crédito.</w:t>
      </w:r>
      <w:r w:rsidRPr="66D11F24" w:rsidR="6B53B341">
        <w:rPr>
          <w:rFonts w:ascii="Aptos" w:hAnsi="Aptos" w:eastAsia="Aptos" w:cs="Aptos"/>
          <w:color w:val="000000" w:themeColor="text1"/>
        </w:rPr>
        <w:t xml:space="preserve"> Diante disso, você se questiona sobre o que fazer.</w:t>
      </w:r>
    </w:p>
    <w:p w:rsidR="006E6C28" w:rsidP="006E6C28" w:rsidRDefault="4918BBE9" w14:paraId="435D40B5" w14:textId="5E9D099A">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Considerando a importância de proteger seus dados em ambientes digitais, analise as afirmações</w:t>
      </w:r>
      <w:r w:rsidRPr="66D11F24" w:rsidR="6773D528">
        <w:rPr>
          <w:rFonts w:ascii="Aptos" w:hAnsi="Aptos" w:eastAsia="Aptos" w:cs="Aptos"/>
          <w:color w:val="000000" w:themeColor="text1"/>
        </w:rPr>
        <w:t xml:space="preserve"> a seguir</w:t>
      </w:r>
      <w:r w:rsidRPr="66D11F24">
        <w:rPr>
          <w:rFonts w:ascii="Aptos" w:hAnsi="Aptos" w:eastAsia="Aptos" w:cs="Aptos"/>
          <w:color w:val="000000" w:themeColor="text1"/>
        </w:rPr>
        <w:t>, considerando (V) para as verdadeiras e (F) para as falsas</w:t>
      </w:r>
      <w:r w:rsidRPr="66D11F24" w:rsidR="1160F7AF">
        <w:rPr>
          <w:rFonts w:ascii="Aptos" w:hAnsi="Aptos" w:eastAsia="Aptos" w:cs="Aptos"/>
          <w:color w:val="000000" w:themeColor="text1"/>
        </w:rPr>
        <w:t>.</w:t>
      </w:r>
      <w:r w:rsidRPr="66D11F24">
        <w:rPr>
          <w:rFonts w:ascii="Aptos" w:hAnsi="Aptos" w:eastAsia="Aptos" w:cs="Aptos"/>
          <w:color w:val="000000" w:themeColor="text1"/>
        </w:rPr>
        <w:t xml:space="preserve"> </w:t>
      </w:r>
    </w:p>
    <w:p w:rsidRPr="00F01F6D" w:rsidR="006E6C28" w:rsidP="006E6C28" w:rsidRDefault="006E6C28" w14:paraId="6B88431B" w14:textId="77777777">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F01F6D">
        <w:rPr>
          <w:rFonts w:ascii="Aptos" w:hAnsi="Aptos" w:eastAsia="Aptos" w:cs="Aptos"/>
          <w:color w:val="262626" w:themeColor="text1" w:themeTint="D9"/>
        </w:rPr>
        <w:t>É seguro clicar no link e fornecer seus dados, pois o prêmio parece ser legítimo.</w:t>
      </w:r>
    </w:p>
    <w:p w:rsidRPr="00F01F6D" w:rsidR="006E6C28" w:rsidP="006E6C28" w:rsidRDefault="006E6C28" w14:paraId="65835D77" w14:textId="77777777">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F01F6D">
        <w:rPr>
          <w:rFonts w:ascii="Aptos" w:hAnsi="Aptos" w:eastAsia="Aptos" w:cs="Aptos"/>
          <w:color w:val="262626" w:themeColor="text1" w:themeTint="D9"/>
        </w:rPr>
        <w:t>É importante proteger seus dados, como o número do cartão de crédito, para evitar fraudes online.</w:t>
      </w:r>
    </w:p>
    <w:p w:rsidRPr="00F01F6D" w:rsidR="006E6C28" w:rsidP="006E6C28" w:rsidRDefault="006E6C28" w14:paraId="7BA58567" w14:textId="77777777">
      <w:pPr>
        <w:spacing w:line="278" w:lineRule="auto"/>
        <w:rPr>
          <w:rFonts w:ascii="Aptos" w:hAnsi="Aptos" w:eastAsia="Aptos" w:cs="Aptos"/>
          <w:color w:val="262626" w:themeColor="text1" w:themeTint="D9"/>
        </w:rPr>
      </w:pPr>
      <w:proofErr w:type="gramStart"/>
      <w:r>
        <w:rPr>
          <w:rFonts w:ascii="Aptos" w:hAnsi="Aptos" w:eastAsia="Aptos" w:cs="Aptos"/>
          <w:color w:val="262626" w:themeColor="text1" w:themeTint="D9"/>
        </w:rPr>
        <w:t>( )</w:t>
      </w:r>
      <w:proofErr w:type="gramEnd"/>
      <w:r>
        <w:rPr>
          <w:rFonts w:ascii="Aptos" w:hAnsi="Aptos" w:eastAsia="Aptos" w:cs="Aptos"/>
          <w:color w:val="262626" w:themeColor="text1" w:themeTint="D9"/>
        </w:rPr>
        <w:t xml:space="preserve"> </w:t>
      </w:r>
      <w:r w:rsidRPr="00F01F6D">
        <w:rPr>
          <w:rFonts w:ascii="Aptos" w:hAnsi="Aptos" w:eastAsia="Aptos" w:cs="Aptos"/>
          <w:color w:val="262626" w:themeColor="text1" w:themeTint="D9"/>
        </w:rPr>
        <w:t>Sites suspeitos, que pedem dados pessoais sem justificar por que precisam deles, podem ser tentativas de roubo de identidade.</w:t>
      </w:r>
    </w:p>
    <w:p w:rsidRPr="00F01F6D" w:rsidR="006E6C28" w:rsidP="006E6C28" w:rsidRDefault="4918BBE9" w14:paraId="17FBC532" w14:textId="247FC9E2">
      <w:pPr>
        <w:spacing w:line="278" w:lineRule="auto"/>
        <w:rPr>
          <w:rFonts w:ascii="Aptos" w:hAnsi="Aptos" w:eastAsia="Aptos" w:cs="Aptos"/>
          <w:color w:val="262626" w:themeColor="text1" w:themeTint="D9"/>
        </w:rPr>
      </w:pPr>
      <w:proofErr w:type="gramStart"/>
      <w:r w:rsidRPr="66D11F24">
        <w:rPr>
          <w:rFonts w:ascii="Aptos" w:hAnsi="Aptos" w:eastAsia="Aptos" w:cs="Aptos"/>
          <w:color w:val="000000" w:themeColor="text1"/>
        </w:rPr>
        <w:t>( )</w:t>
      </w:r>
      <w:proofErr w:type="gramEnd"/>
      <w:r w:rsidRPr="66D11F24">
        <w:rPr>
          <w:rFonts w:ascii="Aptos" w:hAnsi="Aptos" w:eastAsia="Aptos" w:cs="Aptos"/>
          <w:color w:val="000000" w:themeColor="text1"/>
        </w:rPr>
        <w:t xml:space="preserve"> Sempre que você for fazer compras online, deve avaliar se as informações solicitadas são necessárias para realizar a compra. </w:t>
      </w:r>
    </w:p>
    <w:p w:rsidR="006E6C28" w:rsidP="006E6C28" w:rsidRDefault="006E6C28" w14:paraId="30C8BD8C" w14:textId="7F16A1D5">
      <w:r>
        <w:t>A partir dessa análise, as afirmativas são</w:t>
      </w:r>
      <w:r w:rsidR="2665144C">
        <w:t>, respectivamente</w:t>
      </w:r>
      <w:r>
        <w:t>:</w:t>
      </w:r>
    </w:p>
    <w:p w:rsidRPr="00DA7FD2" w:rsidR="006E6C28" w:rsidP="006E6C28" w:rsidRDefault="006E6C28" w14:paraId="201C680C" w14:textId="77777777">
      <w:pPr>
        <w:spacing w:line="278" w:lineRule="auto"/>
        <w:rPr>
          <w:rFonts w:ascii="Aptos" w:hAnsi="Aptos" w:eastAsia="Aptos" w:cs="Aptos"/>
          <w:color w:val="262626" w:themeColor="text1" w:themeTint="D9"/>
          <w:lang w:val="en-US"/>
        </w:rPr>
      </w:pPr>
      <w:r w:rsidRPr="00DA7FD2">
        <w:rPr>
          <w:rFonts w:ascii="Aptos" w:hAnsi="Aptos" w:eastAsia="Aptos" w:cs="Aptos"/>
          <w:color w:val="262626" w:themeColor="text1" w:themeTint="D9"/>
          <w:lang w:val="en-US"/>
        </w:rPr>
        <w:t xml:space="preserve">A) V - </w:t>
      </w:r>
      <w:proofErr w:type="gramStart"/>
      <w:r w:rsidRPr="00DA7FD2">
        <w:rPr>
          <w:rFonts w:ascii="Aptos" w:hAnsi="Aptos" w:eastAsia="Aptos" w:cs="Aptos"/>
          <w:color w:val="262626" w:themeColor="text1" w:themeTint="D9"/>
          <w:lang w:val="en-US"/>
        </w:rPr>
        <w:t>F -</w:t>
      </w:r>
      <w:proofErr w:type="gramEnd"/>
      <w:r w:rsidRPr="00DA7FD2">
        <w:rPr>
          <w:rFonts w:ascii="Aptos" w:hAnsi="Aptos" w:eastAsia="Aptos" w:cs="Aptos"/>
          <w:color w:val="262626" w:themeColor="text1" w:themeTint="D9"/>
          <w:lang w:val="en-US"/>
        </w:rPr>
        <w:t xml:space="preserve"> V - V</w:t>
      </w:r>
    </w:p>
    <w:p w:rsidRPr="00DA7FD2" w:rsidR="006E6C28" w:rsidP="006E6C28" w:rsidRDefault="006E6C28" w14:paraId="7CD05312" w14:textId="77777777">
      <w:pPr>
        <w:spacing w:line="278" w:lineRule="auto"/>
        <w:rPr>
          <w:rFonts w:ascii="Aptos" w:hAnsi="Aptos" w:eastAsia="Aptos" w:cs="Aptos"/>
          <w:color w:val="262626" w:themeColor="text1" w:themeTint="D9"/>
          <w:lang w:val="en-US"/>
        </w:rPr>
      </w:pPr>
      <w:r w:rsidRPr="00DA7FD2">
        <w:rPr>
          <w:rFonts w:ascii="Aptos" w:hAnsi="Aptos" w:eastAsia="Aptos" w:cs="Aptos"/>
          <w:color w:val="262626" w:themeColor="text1" w:themeTint="D9"/>
          <w:lang w:val="en-US"/>
        </w:rPr>
        <w:t>B) F - F - F - V</w:t>
      </w:r>
    </w:p>
    <w:p w:rsidRPr="00DA7FD2" w:rsidR="006E6C28" w:rsidP="006E6C28" w:rsidRDefault="006E6C28" w14:paraId="5F0FDB03" w14:textId="77777777">
      <w:pPr>
        <w:spacing w:line="278" w:lineRule="auto"/>
        <w:rPr>
          <w:rFonts w:ascii="Aptos" w:hAnsi="Aptos" w:eastAsia="Aptos" w:cs="Aptos"/>
          <w:color w:val="262626" w:themeColor="text1" w:themeTint="D9"/>
          <w:lang w:val="en-US"/>
        </w:rPr>
      </w:pPr>
      <w:r w:rsidRPr="00DA7FD2">
        <w:rPr>
          <w:rFonts w:ascii="Aptos" w:hAnsi="Aptos" w:eastAsia="Aptos" w:cs="Aptos"/>
          <w:color w:val="262626" w:themeColor="text1" w:themeTint="D9"/>
          <w:lang w:val="en-US"/>
        </w:rPr>
        <w:t>C) V - V - F - V</w:t>
      </w:r>
    </w:p>
    <w:p w:rsidRPr="00CB4ED8" w:rsidR="006E6C28" w:rsidP="006E6C28" w:rsidRDefault="006E6C28" w14:paraId="7E51FD7E"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D</w:t>
      </w:r>
      <w:r w:rsidRPr="00CB4ED8">
        <w:rPr>
          <w:rFonts w:ascii="Aptos" w:hAnsi="Aptos" w:eastAsia="Aptos" w:cs="Aptos"/>
          <w:color w:val="262626" w:themeColor="text1" w:themeTint="D9"/>
        </w:rPr>
        <w:t xml:space="preserve">) F </w:t>
      </w:r>
      <w:r>
        <w:rPr>
          <w:rFonts w:ascii="Aptos" w:hAnsi="Aptos" w:eastAsia="Aptos" w:cs="Aptos"/>
          <w:color w:val="262626" w:themeColor="text1" w:themeTint="D9"/>
        </w:rPr>
        <w:t>-</w:t>
      </w:r>
      <w:r w:rsidRPr="00CB4ED8">
        <w:rPr>
          <w:rFonts w:ascii="Aptos" w:hAnsi="Aptos" w:eastAsia="Aptos" w:cs="Aptos"/>
          <w:color w:val="262626" w:themeColor="text1" w:themeTint="D9"/>
        </w:rPr>
        <w:t xml:space="preserve"> V </w:t>
      </w:r>
      <w:r>
        <w:rPr>
          <w:rFonts w:ascii="Aptos" w:hAnsi="Aptos" w:eastAsia="Aptos" w:cs="Aptos"/>
          <w:color w:val="262626" w:themeColor="text1" w:themeTint="D9"/>
        </w:rPr>
        <w:t>-</w:t>
      </w:r>
      <w:r w:rsidRPr="00CB4ED8">
        <w:rPr>
          <w:rFonts w:ascii="Aptos" w:hAnsi="Aptos" w:eastAsia="Aptos" w:cs="Aptos"/>
          <w:color w:val="262626" w:themeColor="text1" w:themeTint="D9"/>
        </w:rPr>
        <w:t xml:space="preserve"> V </w:t>
      </w:r>
      <w:r>
        <w:rPr>
          <w:rFonts w:ascii="Aptos" w:hAnsi="Aptos" w:eastAsia="Aptos" w:cs="Aptos"/>
          <w:color w:val="262626" w:themeColor="text1" w:themeTint="D9"/>
        </w:rPr>
        <w:t>- V</w:t>
      </w:r>
    </w:p>
    <w:p w:rsidRPr="009211B5" w:rsidR="006E6C28" w:rsidP="006E6C28" w:rsidRDefault="006E6C28" w14:paraId="2A76D132" w14:textId="77777777">
      <w:pPr>
        <w:spacing w:line="278" w:lineRule="auto"/>
        <w:rPr>
          <w:rFonts w:ascii="Aptos" w:hAnsi="Aptos" w:eastAsia="Aptos" w:cs="Aptos"/>
          <w:color w:val="FF177C"/>
        </w:rPr>
      </w:pPr>
      <w:r w:rsidRPr="008C3E0C">
        <w:rPr>
          <w:rFonts w:ascii="Aptos" w:hAnsi="Aptos" w:eastAsia="Aptos" w:cs="Aptos"/>
          <w:b/>
          <w:bCs/>
          <w:color w:val="FF177C"/>
        </w:rPr>
        <w:t xml:space="preserve">Alternativa </w:t>
      </w:r>
      <w:r>
        <w:rPr>
          <w:rFonts w:ascii="Aptos" w:hAnsi="Aptos" w:eastAsia="Aptos" w:cs="Aptos"/>
          <w:b/>
          <w:bCs/>
          <w:color w:val="FF177C"/>
        </w:rPr>
        <w:t>A</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8F1C20">
        <w:rPr>
          <w:rFonts w:ascii="Aptos" w:hAnsi="Aptos" w:eastAsia="Aptos" w:cs="Aptos"/>
          <w:color w:val="FF177C"/>
        </w:rPr>
        <w:t>Boa tentativa! Pense assim: “parece legítimo” basta para você entregar cartão de crédito? Quais sinais mínimos você exigiria antes de informar dados sensíveis? Reavalie cada frase com esse filtro.</w:t>
      </w:r>
    </w:p>
    <w:p w:rsidRPr="009211B5" w:rsidR="006E6C28" w:rsidP="006E6C28" w:rsidRDefault="006E6C28" w14:paraId="2B443FE9" w14:textId="77777777">
      <w:pPr>
        <w:spacing w:line="278" w:lineRule="auto"/>
        <w:rPr>
          <w:rFonts w:ascii="Aptos" w:hAnsi="Aptos" w:eastAsia="Aptos" w:cs="Aptos"/>
          <w:color w:val="FF177C"/>
        </w:rPr>
      </w:pPr>
      <w:r w:rsidRPr="008C3E0C">
        <w:rPr>
          <w:rFonts w:ascii="Aptos" w:hAnsi="Aptos" w:eastAsia="Aptos" w:cs="Aptos"/>
          <w:b/>
          <w:bCs/>
          <w:color w:val="FF177C"/>
        </w:rPr>
        <w:t>Alternativa B</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correta.</w:t>
      </w:r>
      <w:r>
        <w:rPr>
          <w:rFonts w:ascii="Aptos" w:hAnsi="Aptos" w:eastAsia="Aptos" w:cs="Aptos"/>
          <w:color w:val="FF177C"/>
        </w:rPr>
        <w:t xml:space="preserve"> Que tal tentar novamente?</w:t>
      </w:r>
      <w:r w:rsidRPr="00365EDF">
        <w:rPr>
          <w:rFonts w:ascii="Aptos" w:hAnsi="Aptos" w:eastAsia="Aptos" w:cs="Aptos"/>
          <w:color w:val="FF177C"/>
        </w:rPr>
        <w:t xml:space="preserve"> Pergunte-se: diante de um link suspeito, como você trataria pedidos de informações pessoais? Use esse raciocínio para revisar as quatro afirmações.</w:t>
      </w:r>
    </w:p>
    <w:p w:rsidRPr="009211B5" w:rsidR="006E6C28" w:rsidP="006E6C28" w:rsidRDefault="006E6C28" w14:paraId="745491D4" w14:textId="77777777">
      <w:pPr>
        <w:spacing w:line="278" w:lineRule="auto"/>
        <w:rPr>
          <w:rFonts w:ascii="Aptos" w:hAnsi="Aptos" w:eastAsia="Aptos" w:cs="Aptos"/>
          <w:color w:val="FF177C"/>
        </w:rPr>
      </w:pPr>
      <w:r w:rsidRPr="008C3E0C">
        <w:rPr>
          <w:rFonts w:ascii="Aptos" w:hAnsi="Aptos" w:eastAsia="Aptos" w:cs="Aptos"/>
          <w:b/>
          <w:bCs/>
          <w:color w:val="FF177C"/>
        </w:rPr>
        <w:t>Alternativa C</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BD0078">
        <w:rPr>
          <w:rFonts w:ascii="Aptos" w:hAnsi="Aptos" w:eastAsia="Aptos" w:cs="Aptos"/>
          <w:color w:val="FF177C"/>
        </w:rPr>
        <w:t>Quase lá! Explore: ofertas “bom demais pra ser verdade” + pedido de cartão sem explicação clara… isso soa confiável? Releia as sentenças com essa pergunta em mente.</w:t>
      </w:r>
    </w:p>
    <w:p w:rsidR="006E6C28" w:rsidP="006E6C28" w:rsidRDefault="006E6C28" w14:paraId="6B6B5717" w14:textId="77777777">
      <w:pPr>
        <w:spacing w:line="278" w:lineRule="auto"/>
        <w:rPr>
          <w:rFonts w:ascii="Aptos" w:hAnsi="Aptos" w:eastAsia="Aptos" w:cs="Aptos"/>
          <w:color w:val="FF177C"/>
        </w:rPr>
      </w:pPr>
      <w:r w:rsidRPr="008C3E0C">
        <w:rPr>
          <w:rFonts w:ascii="Aptos" w:hAnsi="Aptos" w:eastAsia="Aptos" w:cs="Aptos"/>
          <w:b/>
          <w:bCs/>
          <w:color w:val="FF177C"/>
        </w:rPr>
        <w:t>Alternativa D</w:t>
      </w:r>
      <w:r w:rsidRPr="00BB4AEF">
        <w:rPr>
          <w:rFonts w:ascii="Aptos" w:hAnsi="Aptos" w:eastAsia="Aptos" w:cs="Aptos"/>
          <w:color w:val="FF177C"/>
        </w:rPr>
        <w:t xml:space="preserve">, correta. </w:t>
      </w:r>
      <w:r w:rsidRPr="00BD0078">
        <w:rPr>
          <w:rFonts w:ascii="Aptos" w:hAnsi="Aptos" w:eastAsia="Aptos" w:cs="Aptos"/>
          <w:color w:val="FF177C"/>
        </w:rPr>
        <w:t>Muito bem! Você priorizou a proteção dos dados e a avaliação crítica do site antes de fornecer informações sensíveis. Esse olhar cético é exatamente o que mantém sua segurança digital em dia.</w:t>
      </w:r>
    </w:p>
    <w:p w:rsidR="006E6C28" w:rsidP="006E6C28" w:rsidRDefault="006E6C28" w14:paraId="0FF90EE9" w14:textId="77777777">
      <w:pPr>
        <w:pStyle w:val="Aula"/>
      </w:pPr>
      <w:r w:rsidRPr="00A96408">
        <w:lastRenderedPageBreak/>
        <w:t xml:space="preserve">Aula </w:t>
      </w:r>
      <w:r>
        <w:t>4</w:t>
      </w:r>
    </w:p>
    <w:p w:rsidR="006E6C28" w:rsidP="006E6C28" w:rsidRDefault="006E6C28" w14:paraId="60BDB65E" w14:textId="77777777">
      <w:pPr>
        <w:pStyle w:val="Aula"/>
        <w:rPr>
          <w:rFonts w:ascii="Aptos" w:hAnsi="Aptos" w:eastAsia="Aptos" w:cs="Aptos"/>
          <w:b w:val="0"/>
          <w:bCs w:val="0"/>
          <w:color w:val="262626" w:themeColor="text1" w:themeTint="D9"/>
          <w:sz w:val="36"/>
          <w:szCs w:val="36"/>
        </w:rPr>
      </w:pPr>
      <w:r>
        <w:rPr>
          <w:rFonts w:ascii="Aptos" w:hAnsi="Aptos" w:eastAsia="Aptos" w:cs="Aptos"/>
          <w:color w:val="262626" w:themeColor="text1" w:themeTint="D9"/>
        </w:rPr>
        <w:t>Entendendo os algoritmos</w:t>
      </w:r>
    </w:p>
    <w:p w:rsidR="006E6C28" w:rsidP="006E6C28" w:rsidRDefault="006E6C28" w14:paraId="690A170D" w14:textId="77777777">
      <w:pPr>
        <w:rPr>
          <w:rFonts w:ascii="Aptos" w:hAnsi="Aptos" w:eastAsia="Aptos" w:cs="Aptos"/>
          <w:b/>
          <w:bCs/>
          <w:color w:val="4DBFEA"/>
          <w:sz w:val="28"/>
          <w:szCs w:val="28"/>
        </w:rPr>
      </w:pPr>
      <w:r>
        <w:rPr>
          <w:noProof/>
        </w:rPr>
        <mc:AlternateContent>
          <mc:Choice Requires="wps">
            <w:drawing>
              <wp:inline distT="0" distB="0" distL="0" distR="0" wp14:anchorId="20ED029C" wp14:editId="3F89CCCD">
                <wp:extent cx="184785" cy="138430"/>
                <wp:effectExtent l="4128" t="0" r="0" b="0"/>
                <wp:docPr id="672394852" name="Triângulo isósceles 1"/>
                <wp:cNvGraphicFramePr/>
                <a:graphic xmlns:a="http://schemas.openxmlformats.org/drawingml/2006/main">
                  <a:graphicData uri="http://schemas.microsoft.com/office/word/2010/wordprocessingShape">
                    <wps:wsp>
                      <wps:cNvSpPr/>
                      <wps:spPr>
                        <a:xfrm rot="5400000">
                          <a:off x="0" y="0"/>
                          <a:ext cx="184785" cy="138430"/>
                        </a:xfrm>
                        <a:prstGeom prst="triangle">
                          <a:avLst/>
                        </a:prstGeom>
                        <a:solidFill>
                          <a:srgbClr val="9968A9"/>
                        </a:solidFill>
                        <a:ln w="12700" cap="flat" cmpd="sng" algn="ctr">
                          <a:noFill/>
                          <a:prstDash val="solid"/>
                          <a:miter lim="800000"/>
                        </a:ln>
                        <a:effectLst/>
                      </wps:spPr>
                      <wps:bodyPr anchor="ctr"/>
                    </wps:wsp>
                  </a:graphicData>
                </a:graphic>
              </wp:inline>
            </w:drawing>
          </mc:Choice>
          <mc:Fallback xmlns:arto="http://schemas.microsoft.com/office/word/2006/arto" xmlns:a="http://schemas.openxmlformats.org/drawingml/2006/main">
            <w:pict w14:anchorId="17130A42">
              <v:shape id="Triângulo isósceles 1" style="width:14.55pt;height:10.9pt;rotation:90;visibility:visible;mso-wrap-style:square;mso-left-percent:-10001;mso-top-percent:-10001;mso-position-horizontal:absolute;mso-position-horizontal-relative:char;mso-position-vertical:absolute;mso-position-vertical-relative:line;mso-left-percent:-10001;mso-top-percent:-10001;v-text-anchor:middle" o:spid="_x0000_s1026" fillcolor="#9968a9" stroked="f"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" w14:anchorId="4B31B8EF">
                <w10:anchorlock/>
              </v:shape>
            </w:pict>
          </mc:Fallback>
        </mc:AlternateContent>
      </w:r>
      <w:r w:rsidRPr="30039FB5">
        <w:rPr>
          <w:rFonts w:ascii="Aptos" w:hAnsi="Aptos" w:eastAsia="Aptos" w:cs="Aptos"/>
          <w:b/>
          <w:bCs/>
          <w:color w:val="4DBFEA"/>
          <w:sz w:val="28"/>
          <w:szCs w:val="28"/>
        </w:rPr>
        <w:t xml:space="preserve"> </w:t>
      </w:r>
      <w:r>
        <w:rPr>
          <w:rFonts w:ascii="Aptos" w:hAnsi="Aptos" w:eastAsia="Aptos" w:cs="Aptos"/>
          <w:b/>
          <w:bCs/>
          <w:color w:val="4DBFEA"/>
          <w:sz w:val="28"/>
          <w:szCs w:val="28"/>
        </w:rPr>
        <w:t xml:space="preserve"> </w:t>
      </w:r>
      <w:r w:rsidRPr="00A96408">
        <w:rPr>
          <w:rFonts w:ascii="Aptos" w:hAnsi="Aptos" w:eastAsia="Aptos" w:cs="Aptos"/>
          <w:b/>
          <w:bCs/>
          <w:color w:val="9968A9"/>
          <w:sz w:val="28"/>
          <w:szCs w:val="28"/>
        </w:rPr>
        <w:t>Unidade</w:t>
      </w:r>
    </w:p>
    <w:p w:rsidR="006E6C28" w:rsidP="006E6C28" w:rsidRDefault="006E6C28" w14:paraId="432344EF" w14:textId="77777777">
      <w:pPr>
        <w:rPr>
          <w:rFonts w:ascii="Aptos" w:hAnsi="Aptos" w:eastAsia="Aptos" w:cs="Aptos"/>
          <w:b/>
          <w:bCs/>
          <w:color w:val="494949"/>
          <w:sz w:val="28"/>
          <w:szCs w:val="28"/>
        </w:rPr>
      </w:pPr>
      <w:r w:rsidRPr="002C102C">
        <w:rPr>
          <w:rFonts w:ascii="Aptos" w:hAnsi="Aptos" w:eastAsia="Aptos" w:cs="Aptos"/>
          <w:b/>
          <w:bCs/>
          <w:color w:val="494949"/>
          <w:sz w:val="28"/>
          <w:szCs w:val="28"/>
        </w:rPr>
        <w:t>Educação Midiática: o poder da informação</w:t>
      </w:r>
    </w:p>
    <w:p w:rsidRPr="00CF48CD" w:rsidR="006E6C28" w:rsidP="006E6C28" w:rsidRDefault="006E6C28" w14:paraId="3B185E4A" w14:textId="77777777">
      <w:pPr>
        <w:spacing w:line="278" w:lineRule="auto"/>
        <w:rPr>
          <w:rFonts w:ascii="Aptos" w:hAnsi="Aptos" w:eastAsia="Aptos" w:cs="Aptos"/>
          <w:b/>
          <w:bCs/>
          <w:color w:val="76BA5B"/>
          <w:sz w:val="28"/>
          <w:szCs w:val="28"/>
        </w:rPr>
      </w:pPr>
      <w:commentRangeStart w:id="18"/>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1</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 xml:space="preserve">– </w:t>
      </w:r>
      <w:commentRangeEnd w:id="18"/>
      <w:r>
        <w:rPr>
          <w:rStyle w:val="Refdecomentrio"/>
        </w:rPr>
        <w:commentReference w:id="18"/>
      </w:r>
      <w:r w:rsidRPr="7424A7C4">
        <w:rPr>
          <w:rFonts w:ascii="Aptos" w:hAnsi="Aptos" w:eastAsia="Aptos" w:cs="Aptos"/>
          <w:b/>
          <w:bCs/>
          <w:color w:val="76BA5B"/>
          <w:sz w:val="28"/>
          <w:szCs w:val="28"/>
        </w:rPr>
        <w:t xml:space="preserve">O </w:t>
      </w:r>
      <w:r>
        <w:rPr>
          <w:rFonts w:ascii="Aptos" w:hAnsi="Aptos" w:eastAsia="Aptos" w:cs="Aptos"/>
          <w:b/>
          <w:bCs/>
          <w:color w:val="76BA5B"/>
          <w:sz w:val="28"/>
          <w:szCs w:val="28"/>
        </w:rPr>
        <w:t>a</w:t>
      </w:r>
      <w:r w:rsidRPr="7424A7C4">
        <w:rPr>
          <w:rFonts w:ascii="Aptos" w:hAnsi="Aptos" w:eastAsia="Aptos" w:cs="Aptos"/>
          <w:b/>
          <w:bCs/>
          <w:color w:val="76BA5B"/>
          <w:sz w:val="28"/>
          <w:szCs w:val="28"/>
        </w:rPr>
        <w:t xml:space="preserve">lgoritmo em </w:t>
      </w:r>
      <w:r w:rsidRPr="44A90548">
        <w:rPr>
          <w:rFonts w:ascii="Aptos" w:hAnsi="Aptos" w:eastAsia="Aptos" w:cs="Aptos"/>
          <w:b/>
          <w:bCs/>
          <w:color w:val="76BA5B"/>
          <w:sz w:val="28"/>
          <w:szCs w:val="28"/>
        </w:rPr>
        <w:t>ação</w:t>
      </w:r>
    </w:p>
    <w:p w:rsidR="006E6C28" w:rsidP="63E5416F" w:rsidRDefault="4918BBE9" w14:paraId="30E61214" w14:textId="77777777">
      <w:pPr>
        <w:spacing w:before="240" w:after="240"/>
        <w:rPr>
          <w:rFonts w:ascii="Aptos" w:hAnsi="Aptos" w:eastAsia="Aptos" w:cs="Aptos"/>
        </w:rPr>
      </w:pPr>
      <w:r w:rsidRPr="63E5416F">
        <w:rPr>
          <w:rFonts w:ascii="Aptos" w:hAnsi="Aptos" w:eastAsia="Aptos" w:cs="Aptos"/>
        </w:rPr>
        <w:t xml:space="preserve">João começou a seguir perfis sobre jardinagem sustentável e </w:t>
      </w:r>
      <w:proofErr w:type="gramStart"/>
      <w:r w:rsidRPr="63E5416F">
        <w:rPr>
          <w:rFonts w:ascii="Aptos" w:hAnsi="Aptos" w:eastAsia="Aptos" w:cs="Aptos"/>
        </w:rPr>
        <w:t>curtiu</w:t>
      </w:r>
      <w:proofErr w:type="gramEnd"/>
      <w:r w:rsidRPr="63E5416F">
        <w:rPr>
          <w:rFonts w:ascii="Aptos" w:hAnsi="Aptos" w:eastAsia="Aptos" w:cs="Aptos"/>
        </w:rPr>
        <w:t xml:space="preserve"> vários vídeos com dicas de como criar uma horta em seu apartamento. Na semana seguinte, ele percebeu que seu feed estava repleto de anúncios de ferramentas de jardinagem, vídeos de "faça você mesmo" para hortas verticais e sugestões de novas contas para seguir sobre o mesmo tema.</w:t>
      </w:r>
      <w:commentRangeStart w:id="19"/>
      <w:commentRangeEnd w:id="19"/>
      <w:r w:rsidR="006E6C28">
        <w:commentReference w:id="19"/>
      </w:r>
    </w:p>
    <w:p w:rsidR="006E6C28" w:rsidP="006E6C28" w:rsidRDefault="4918BBE9" w14:paraId="055050E7" w14:textId="306D1D22">
      <w:pPr>
        <w:spacing w:before="240" w:after="240"/>
      </w:pPr>
      <w:r w:rsidRPr="66D11F24">
        <w:rPr>
          <w:rFonts w:ascii="Aptos" w:hAnsi="Aptos" w:eastAsia="Aptos" w:cs="Aptos"/>
        </w:rPr>
        <w:t>Considerando o funcionamento dos algoritmos das redes sociais, por que o feed de João mudou?</w:t>
      </w:r>
    </w:p>
    <w:p w:rsidR="006E6C28" w:rsidP="63E5416F" w:rsidRDefault="4918BBE9" w14:paraId="4918BAA6" w14:textId="529D26D7">
      <w:pPr>
        <w:spacing w:line="278" w:lineRule="auto"/>
        <w:rPr>
          <w:rFonts w:ascii="Aptos" w:hAnsi="Aptos" w:eastAsia="Aptos" w:cs="Aptos"/>
        </w:rPr>
      </w:pPr>
      <w:r w:rsidRPr="66D11F24">
        <w:rPr>
          <w:rFonts w:ascii="Aptos" w:hAnsi="Aptos" w:eastAsia="Aptos" w:cs="Aptos"/>
        </w:rPr>
        <w:t>A)</w:t>
      </w:r>
      <w:r w:rsidRPr="66D11F24" w:rsidR="3168F185">
        <w:rPr>
          <w:rFonts w:ascii="Aptos" w:hAnsi="Aptos" w:eastAsia="Aptos" w:cs="Aptos"/>
        </w:rPr>
        <w:t xml:space="preserve"> </w:t>
      </w:r>
      <w:r w:rsidRPr="66D11F24" w:rsidR="72C0213D">
        <w:rPr>
          <w:rFonts w:ascii="Aptos" w:hAnsi="Aptos" w:eastAsia="Aptos" w:cs="Aptos"/>
        </w:rPr>
        <w:t>Porque</w:t>
      </w:r>
      <w:r w:rsidRPr="66D11F24">
        <w:rPr>
          <w:rFonts w:ascii="Aptos" w:hAnsi="Aptos" w:eastAsia="Aptos" w:cs="Aptos"/>
        </w:rPr>
        <w:t xml:space="preserve"> </w:t>
      </w:r>
      <w:r w:rsidRPr="66D11F24" w:rsidR="435FDD1F">
        <w:rPr>
          <w:rFonts w:ascii="Aptos" w:hAnsi="Aptos" w:eastAsia="Aptos" w:cs="Aptos"/>
        </w:rPr>
        <w:t>o</w:t>
      </w:r>
      <w:r w:rsidRPr="66D11F24">
        <w:rPr>
          <w:rFonts w:ascii="Aptos" w:hAnsi="Aptos" w:eastAsia="Aptos" w:cs="Aptos"/>
        </w:rPr>
        <w:t xml:space="preserve"> algoritmo recomend</w:t>
      </w:r>
      <w:r w:rsidRPr="66D11F24" w:rsidR="3A2EE28F">
        <w:rPr>
          <w:rFonts w:ascii="Aptos" w:hAnsi="Aptos" w:eastAsia="Aptos" w:cs="Aptos"/>
        </w:rPr>
        <w:t>ou</w:t>
      </w:r>
      <w:r w:rsidRPr="66D11F24">
        <w:rPr>
          <w:rFonts w:ascii="Aptos" w:hAnsi="Aptos" w:eastAsia="Aptos" w:cs="Aptos"/>
        </w:rPr>
        <w:t xml:space="preserve"> conteúdos de acordo com interações anteriores</w:t>
      </w:r>
      <w:r w:rsidRPr="66D11F24" w:rsidR="2DD9BB8D">
        <w:rPr>
          <w:rFonts w:ascii="Aptos" w:hAnsi="Aptos" w:eastAsia="Aptos" w:cs="Aptos"/>
        </w:rPr>
        <w:t xml:space="preserve"> de João</w:t>
      </w:r>
      <w:r w:rsidRPr="66D11F24">
        <w:rPr>
          <w:rFonts w:ascii="Aptos" w:hAnsi="Aptos" w:eastAsia="Aptos" w:cs="Aptos"/>
        </w:rPr>
        <w:t xml:space="preserve">. </w:t>
      </w:r>
    </w:p>
    <w:p w:rsidR="006E6C28" w:rsidP="63E5416F" w:rsidRDefault="4918BBE9" w14:paraId="42A13B0B" w14:textId="6E316D2B">
      <w:pPr>
        <w:spacing w:line="278" w:lineRule="auto"/>
        <w:rPr>
          <w:rFonts w:ascii="Aptos" w:hAnsi="Aptos" w:eastAsia="Aptos" w:cs="Aptos"/>
        </w:rPr>
      </w:pPr>
      <w:r w:rsidRPr="66D11F24">
        <w:rPr>
          <w:rFonts w:ascii="Aptos" w:hAnsi="Aptos" w:eastAsia="Aptos" w:cs="Aptos"/>
        </w:rPr>
        <w:t xml:space="preserve">B) </w:t>
      </w:r>
      <w:r w:rsidRPr="66D11F24" w:rsidR="6CA18593">
        <w:rPr>
          <w:rFonts w:ascii="Aptos" w:hAnsi="Aptos" w:eastAsia="Aptos" w:cs="Aptos"/>
        </w:rPr>
        <w:t xml:space="preserve">Porque </w:t>
      </w:r>
      <w:r w:rsidRPr="66D11F24" w:rsidR="06E33378">
        <w:rPr>
          <w:rFonts w:ascii="Aptos" w:hAnsi="Aptos" w:eastAsia="Aptos" w:cs="Aptos"/>
        </w:rPr>
        <w:t>o</w:t>
      </w:r>
      <w:r w:rsidRPr="66D11F24">
        <w:rPr>
          <w:rFonts w:ascii="Aptos" w:hAnsi="Aptos" w:eastAsia="Aptos" w:cs="Aptos"/>
        </w:rPr>
        <w:t xml:space="preserve"> algoritmo sorte</w:t>
      </w:r>
      <w:r w:rsidRPr="66D11F24" w:rsidR="1EA746FA">
        <w:rPr>
          <w:rFonts w:ascii="Aptos" w:hAnsi="Aptos" w:eastAsia="Aptos" w:cs="Aptos"/>
        </w:rPr>
        <w:t>ou</w:t>
      </w:r>
      <w:r w:rsidRPr="66D11F24">
        <w:rPr>
          <w:rFonts w:ascii="Aptos" w:hAnsi="Aptos" w:eastAsia="Aptos" w:cs="Aptos"/>
        </w:rPr>
        <w:t xml:space="preserve"> aleatoriamente os conteúdos que aparece</w:t>
      </w:r>
      <w:r w:rsidRPr="66D11F24" w:rsidR="27EA0B5B">
        <w:rPr>
          <w:rFonts w:ascii="Aptos" w:hAnsi="Aptos" w:eastAsia="Aptos" w:cs="Aptos"/>
        </w:rPr>
        <w:t>ria</w:t>
      </w:r>
      <w:r w:rsidRPr="66D11F24">
        <w:rPr>
          <w:rFonts w:ascii="Aptos" w:hAnsi="Aptos" w:eastAsia="Aptos" w:cs="Aptos"/>
        </w:rPr>
        <w:t>m</w:t>
      </w:r>
      <w:r w:rsidRPr="66D11F24" w:rsidR="1FD48F35">
        <w:rPr>
          <w:rFonts w:ascii="Aptos" w:hAnsi="Aptos" w:eastAsia="Aptos" w:cs="Aptos"/>
        </w:rPr>
        <w:t xml:space="preserve"> para João</w:t>
      </w:r>
      <w:r w:rsidRPr="66D11F24">
        <w:rPr>
          <w:rFonts w:ascii="Aptos" w:hAnsi="Aptos" w:eastAsia="Aptos" w:cs="Aptos"/>
        </w:rPr>
        <w:t>.</w:t>
      </w:r>
    </w:p>
    <w:p w:rsidR="006E6C28" w:rsidP="63E5416F" w:rsidRDefault="4918BBE9" w14:paraId="64B138BC" w14:textId="7F90DE5B">
      <w:pPr>
        <w:spacing w:line="278" w:lineRule="auto"/>
        <w:rPr>
          <w:rFonts w:ascii="Aptos" w:hAnsi="Aptos" w:eastAsia="Aptos" w:cs="Aptos"/>
        </w:rPr>
      </w:pPr>
      <w:r w:rsidRPr="66D11F24">
        <w:rPr>
          <w:rFonts w:ascii="Aptos" w:hAnsi="Aptos" w:eastAsia="Aptos" w:cs="Aptos"/>
        </w:rPr>
        <w:t xml:space="preserve">C) </w:t>
      </w:r>
      <w:r w:rsidRPr="66D11F24" w:rsidR="643C755C">
        <w:rPr>
          <w:rFonts w:ascii="Aptos" w:hAnsi="Aptos" w:eastAsia="Aptos" w:cs="Aptos"/>
        </w:rPr>
        <w:t xml:space="preserve">Porque </w:t>
      </w:r>
      <w:r w:rsidRPr="66D11F24" w:rsidR="64FFB4F5">
        <w:rPr>
          <w:rFonts w:ascii="Aptos" w:hAnsi="Aptos" w:eastAsia="Aptos" w:cs="Aptos"/>
        </w:rPr>
        <w:t>o</w:t>
      </w:r>
      <w:r w:rsidRPr="66D11F24">
        <w:rPr>
          <w:rFonts w:ascii="Aptos" w:hAnsi="Aptos" w:eastAsia="Aptos" w:cs="Aptos"/>
        </w:rPr>
        <w:t xml:space="preserve"> algoritmo mostr</w:t>
      </w:r>
      <w:r w:rsidRPr="66D11F24" w:rsidR="630BF445">
        <w:rPr>
          <w:rFonts w:ascii="Aptos" w:hAnsi="Aptos" w:eastAsia="Aptos" w:cs="Aptos"/>
        </w:rPr>
        <w:t>ou</w:t>
      </w:r>
      <w:r w:rsidRPr="66D11F24">
        <w:rPr>
          <w:rFonts w:ascii="Aptos" w:hAnsi="Aptos" w:eastAsia="Aptos" w:cs="Aptos"/>
        </w:rPr>
        <w:t xml:space="preserve"> o que foi publicado por amigos próximos</w:t>
      </w:r>
      <w:r w:rsidRPr="66D11F24" w:rsidR="0B237996">
        <w:rPr>
          <w:rFonts w:ascii="Aptos" w:hAnsi="Aptos" w:eastAsia="Aptos" w:cs="Aptos"/>
        </w:rPr>
        <w:t xml:space="preserve"> a João</w:t>
      </w:r>
      <w:r w:rsidRPr="66D11F24">
        <w:rPr>
          <w:rFonts w:ascii="Aptos" w:hAnsi="Aptos" w:eastAsia="Aptos" w:cs="Aptos"/>
        </w:rPr>
        <w:t>.</w:t>
      </w:r>
    </w:p>
    <w:p w:rsidR="006E6C28" w:rsidP="006E6C28" w:rsidRDefault="4918BBE9" w14:paraId="753C53E7" w14:textId="0006D4A0">
      <w:pPr>
        <w:spacing w:line="278" w:lineRule="auto"/>
        <w:rPr>
          <w:rFonts w:ascii="Aptos" w:hAnsi="Aptos" w:eastAsia="Aptos" w:cs="Aptos"/>
        </w:rPr>
      </w:pPr>
      <w:r w:rsidRPr="66D11F24">
        <w:rPr>
          <w:rFonts w:ascii="Aptos" w:hAnsi="Aptos" w:eastAsia="Aptos" w:cs="Aptos"/>
        </w:rPr>
        <w:t xml:space="preserve">D) </w:t>
      </w:r>
      <w:r w:rsidRPr="66D11F24" w:rsidR="0E40E56F">
        <w:rPr>
          <w:rFonts w:ascii="Aptos" w:hAnsi="Aptos" w:eastAsia="Aptos" w:cs="Aptos"/>
        </w:rPr>
        <w:t xml:space="preserve">Porque </w:t>
      </w:r>
      <w:r w:rsidRPr="66D11F24" w:rsidR="51019B8D">
        <w:rPr>
          <w:rFonts w:ascii="Aptos" w:hAnsi="Aptos" w:eastAsia="Aptos" w:cs="Aptos"/>
        </w:rPr>
        <w:t>o</w:t>
      </w:r>
      <w:r w:rsidRPr="66D11F24">
        <w:rPr>
          <w:rFonts w:ascii="Aptos" w:hAnsi="Aptos" w:eastAsia="Aptos" w:cs="Aptos"/>
        </w:rPr>
        <w:t xml:space="preserve"> algoritmo organiz</w:t>
      </w:r>
      <w:r w:rsidRPr="66D11F24" w:rsidR="6D3AC6B5">
        <w:rPr>
          <w:rFonts w:ascii="Aptos" w:hAnsi="Aptos" w:eastAsia="Aptos" w:cs="Aptos"/>
        </w:rPr>
        <w:t>ou</w:t>
      </w:r>
      <w:r w:rsidRPr="66D11F24">
        <w:rPr>
          <w:rFonts w:ascii="Aptos" w:hAnsi="Aptos" w:eastAsia="Aptos" w:cs="Aptos"/>
        </w:rPr>
        <w:t xml:space="preserve"> os posts </w:t>
      </w:r>
      <w:r w:rsidRPr="66D11F24" w:rsidR="3C06BDE7">
        <w:rPr>
          <w:rFonts w:ascii="Aptos" w:hAnsi="Aptos" w:eastAsia="Aptos" w:cs="Aptos"/>
        </w:rPr>
        <w:t xml:space="preserve">para que João visse </w:t>
      </w:r>
      <w:r w:rsidRPr="66D11F24">
        <w:rPr>
          <w:rFonts w:ascii="Aptos" w:hAnsi="Aptos" w:eastAsia="Aptos" w:cs="Aptos"/>
        </w:rPr>
        <w:t>em ordem cronológica fixa.</w:t>
      </w:r>
    </w:p>
    <w:p w:rsidRPr="009211B5" w:rsidR="006E6C28" w:rsidP="006E6C28" w:rsidRDefault="4918BBE9" w14:paraId="266BC8A5" w14:textId="612ADB2E">
      <w:pPr>
        <w:spacing w:line="278" w:lineRule="auto"/>
        <w:rPr>
          <w:rFonts w:ascii="Aptos" w:hAnsi="Aptos" w:eastAsia="Aptos" w:cs="Aptos"/>
          <w:color w:val="FF177C"/>
        </w:rPr>
      </w:pPr>
      <w:commentRangeStart w:id="20"/>
      <w:r w:rsidRPr="01CE96B0" w:rsidR="4918BBE9">
        <w:rPr>
          <w:rFonts w:ascii="Aptos" w:hAnsi="Aptos" w:eastAsia="Aptos" w:cs="Aptos"/>
          <w:b w:val="1"/>
          <w:bCs w:val="1"/>
          <w:color w:val="FF177C"/>
        </w:rPr>
        <w:t>Alternativa</w:t>
      </w:r>
      <w:commentRangeEnd w:id="20"/>
      <w:r>
        <w:rPr>
          <w:rStyle w:val="CommentReference"/>
        </w:rPr>
        <w:commentReference w:id="20"/>
      </w:r>
      <w:r w:rsidRPr="01CE96B0" w:rsidR="4918BBE9">
        <w:rPr>
          <w:rFonts w:ascii="Aptos" w:hAnsi="Aptos" w:eastAsia="Aptos" w:cs="Aptos"/>
          <w:b w:val="1"/>
          <w:bCs w:val="1"/>
          <w:color w:val="FF177C"/>
        </w:rPr>
        <w:t xml:space="preserve"> A, correta:</w:t>
      </w:r>
      <w:r w:rsidRPr="01CE96B0" w:rsidR="4918BBE9">
        <w:rPr>
          <w:rFonts w:ascii="Aptos" w:hAnsi="Aptos" w:eastAsia="Aptos" w:cs="Aptos"/>
          <w:color w:val="FF177C"/>
        </w:rPr>
        <w:t xml:space="preserve"> </w:t>
      </w:r>
      <w:r w:rsidRPr="01CE96B0" w:rsidR="00146CAD">
        <w:rPr>
          <w:rFonts w:ascii="Aptos" w:hAnsi="Aptos" w:eastAsia="Aptos" w:cs="Aptos"/>
          <w:color w:val="FF177C"/>
        </w:rPr>
        <w:t>Muito bem! As redes sociais usam sinais de engajamento — como seguir perfis, curtir e assistir a vídeos — para inferir interesses e personalizar o que aparece no feed. Por isso João passou a ver mais anúncios, vídeos e sugestões sobre jardinagem.</w:t>
      </w:r>
    </w:p>
    <w:p w:rsidR="006E6C28" w:rsidP="006E6C28" w:rsidRDefault="006E6C28" w14:paraId="0FFD2202" w14:textId="6C121BFC">
      <w:pPr>
        <w:spacing w:line="278" w:lineRule="auto"/>
        <w:rPr>
          <w:rFonts w:ascii="Aptos" w:hAnsi="Aptos" w:eastAsia="Aptos" w:cs="Aptos"/>
          <w:color w:val="FF177C"/>
        </w:rPr>
      </w:pPr>
      <w:r w:rsidRPr="43D1E81F">
        <w:rPr>
          <w:rFonts w:ascii="Aptos" w:hAnsi="Aptos" w:eastAsia="Aptos" w:cs="Aptos"/>
          <w:b/>
          <w:color w:val="FF177C"/>
        </w:rPr>
        <w:t xml:space="preserve">Alternativa B, </w:t>
      </w:r>
      <w:r w:rsidR="00A62452">
        <w:rPr>
          <w:rFonts w:ascii="Aptos" w:hAnsi="Aptos" w:eastAsia="Aptos" w:cs="Aptos"/>
          <w:b/>
          <w:color w:val="FF177C"/>
        </w:rPr>
        <w:t>in</w:t>
      </w:r>
      <w:r w:rsidRPr="43D1E81F">
        <w:rPr>
          <w:rFonts w:ascii="Aptos" w:hAnsi="Aptos" w:eastAsia="Aptos" w:cs="Aptos"/>
          <w:b/>
          <w:color w:val="FF177C"/>
        </w:rPr>
        <w:t>correta</w:t>
      </w:r>
      <w:r w:rsidRPr="43D1E81F">
        <w:rPr>
          <w:rFonts w:ascii="Aptos" w:hAnsi="Aptos" w:eastAsia="Aptos" w:cs="Aptos"/>
          <w:b/>
          <w:bCs/>
          <w:color w:val="FF177C"/>
        </w:rPr>
        <w:t>:</w:t>
      </w:r>
      <w:r w:rsidRPr="43D1E81F">
        <w:rPr>
          <w:rFonts w:ascii="Aptos" w:hAnsi="Aptos" w:eastAsia="Aptos" w:cs="Aptos"/>
          <w:color w:val="FF177C"/>
        </w:rPr>
        <w:t xml:space="preserve"> </w:t>
      </w:r>
      <w:r w:rsidRPr="00146CAD" w:rsidR="00146CAD">
        <w:rPr>
          <w:rFonts w:ascii="Aptos" w:hAnsi="Aptos" w:eastAsia="Aptos" w:cs="Aptos"/>
          <w:color w:val="FF177C"/>
        </w:rPr>
        <w:t>Vamos pensar juntos? Se fosse aleatório, o feed não ficaria tão focado em jardinagem. Dica: relembre quais ações João fez que indicam interesse e como isso guia as recomendações.</w:t>
      </w:r>
    </w:p>
    <w:p w:rsidR="006E6C28" w:rsidP="006E6C28" w:rsidRDefault="006E6C28" w14:paraId="7D0E65D0" w14:textId="75351196">
      <w:pPr>
        <w:spacing w:line="278" w:lineRule="auto"/>
        <w:rPr>
          <w:rFonts w:ascii="Aptos" w:hAnsi="Aptos" w:eastAsia="Aptos" w:cs="Aptos"/>
          <w:color w:val="FF177C"/>
        </w:rPr>
      </w:pPr>
      <w:r w:rsidRPr="5FB502D0">
        <w:rPr>
          <w:rFonts w:ascii="Aptos" w:hAnsi="Aptos" w:eastAsia="Aptos" w:cs="Aptos"/>
          <w:b/>
          <w:color w:val="FF177C"/>
        </w:rPr>
        <w:t>Alternativa C, incorreta:</w:t>
      </w:r>
      <w:r w:rsidRPr="1E8D90DF">
        <w:rPr>
          <w:rFonts w:ascii="Aptos" w:hAnsi="Aptos" w:eastAsia="Aptos" w:cs="Aptos"/>
          <w:color w:val="FF177C"/>
        </w:rPr>
        <w:t xml:space="preserve"> </w:t>
      </w:r>
      <w:r w:rsidRPr="004B451E" w:rsidR="004B451E">
        <w:rPr>
          <w:rFonts w:ascii="Aptos" w:hAnsi="Aptos" w:eastAsia="Aptos" w:cs="Aptos"/>
          <w:color w:val="FF177C"/>
        </w:rPr>
        <w:t>Boa tentativa! Publicações de amigos podem aparecer, mas aqui o que mudou foi o tema (jardinagem) com base no comportamento do próprio João. Dica: priorize a ideia de interações recentes influenciando o algoritmo.</w:t>
      </w:r>
    </w:p>
    <w:p w:rsidRPr="009211B5" w:rsidR="006E6C28" w:rsidP="006E6C28" w:rsidRDefault="006E6C28" w14:paraId="2C64DA85" w14:textId="50481B87">
      <w:pPr>
        <w:spacing w:line="278" w:lineRule="auto"/>
        <w:rPr>
          <w:rFonts w:ascii="Aptos" w:hAnsi="Aptos" w:eastAsia="Aptos" w:cs="Aptos"/>
          <w:color w:val="FF177C"/>
        </w:rPr>
      </w:pPr>
      <w:r w:rsidRPr="66109A17">
        <w:rPr>
          <w:rFonts w:ascii="Aptos" w:hAnsi="Aptos" w:eastAsia="Aptos" w:cs="Aptos"/>
          <w:b/>
          <w:color w:val="FF177C"/>
        </w:rPr>
        <w:lastRenderedPageBreak/>
        <w:t>Alternativa D, incorreta</w:t>
      </w:r>
      <w:r w:rsidRPr="32EFFA46">
        <w:rPr>
          <w:rFonts w:ascii="Aptos" w:hAnsi="Aptos" w:eastAsia="Aptos" w:cs="Aptos"/>
          <w:b/>
          <w:bCs/>
          <w:color w:val="FF177C"/>
        </w:rPr>
        <w:t>:</w:t>
      </w:r>
      <w:r w:rsidRPr="32EFFA46">
        <w:rPr>
          <w:rFonts w:ascii="Aptos" w:hAnsi="Aptos" w:eastAsia="Aptos" w:cs="Aptos"/>
          <w:color w:val="FF177C"/>
        </w:rPr>
        <w:t xml:space="preserve"> </w:t>
      </w:r>
      <w:r w:rsidRPr="004B451E" w:rsidR="004B451E">
        <w:rPr>
          <w:rFonts w:ascii="Aptos" w:hAnsi="Aptos" w:eastAsia="Aptos" w:cs="Aptos"/>
          <w:color w:val="FF177C"/>
        </w:rPr>
        <w:t>Atenção: uma ordem cronológica fixa mostraria posts pelo tempo, não concentraria o feed em um assunto específico. Dica: pense em um sistema que classifica por relevância conforme o interesse detectado.</w:t>
      </w:r>
    </w:p>
    <w:p w:rsidRPr="004B495E" w:rsidR="006E6C28" w:rsidP="006E6C28" w:rsidRDefault="006E6C28" w14:paraId="341FE0D5" w14:textId="77777777">
      <w:pPr>
        <w:spacing w:line="278" w:lineRule="auto"/>
        <w:rPr>
          <w:rFonts w:ascii="Aptos" w:hAnsi="Aptos" w:eastAsia="Aptos" w:cs="Aptos"/>
          <w:color w:val="FF177C"/>
        </w:rPr>
      </w:pPr>
    </w:p>
    <w:p w:rsidRPr="00CF48CD" w:rsidR="006E6C28" w:rsidP="006E6C28" w:rsidRDefault="006E6C28" w14:paraId="46010DEA" w14:textId="77777777">
      <w:pPr>
        <w:spacing w:line="278" w:lineRule="auto"/>
        <w:rPr>
          <w:rFonts w:ascii="Aptos" w:hAnsi="Aptos" w:eastAsia="Aptos" w:cs="Aptos"/>
          <w:b/>
          <w:bCs/>
          <w:color w:val="254260"/>
          <w:sz w:val="28"/>
          <w:szCs w:val="28"/>
        </w:rPr>
      </w:pPr>
      <w:commentRangeStart w:id="21"/>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2</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 xml:space="preserve">– </w:t>
      </w:r>
      <w:commentRangeEnd w:id="21"/>
      <w:r>
        <w:rPr>
          <w:rStyle w:val="Refdecomentrio"/>
        </w:rPr>
        <w:commentReference w:id="21"/>
      </w:r>
      <w:r w:rsidRPr="7D6D79BB">
        <w:rPr>
          <w:rFonts w:ascii="Aptos" w:hAnsi="Aptos" w:eastAsia="Aptos" w:cs="Aptos"/>
          <w:b/>
          <w:bCs/>
          <w:color w:val="76BA5B"/>
          <w:sz w:val="28"/>
          <w:szCs w:val="28"/>
        </w:rPr>
        <w:t xml:space="preserve">Decifrando </w:t>
      </w:r>
      <w:r w:rsidRPr="373BD1D3">
        <w:rPr>
          <w:rFonts w:ascii="Aptos" w:hAnsi="Aptos" w:eastAsia="Aptos" w:cs="Aptos"/>
          <w:b/>
          <w:bCs/>
          <w:color w:val="76BA5B"/>
          <w:sz w:val="28"/>
          <w:szCs w:val="28"/>
        </w:rPr>
        <w:t>perfis</w:t>
      </w:r>
      <w:r w:rsidRPr="7D6D79BB">
        <w:rPr>
          <w:rFonts w:ascii="Aptos" w:hAnsi="Aptos" w:eastAsia="Aptos" w:cs="Aptos"/>
          <w:b/>
          <w:bCs/>
          <w:color w:val="76BA5B"/>
          <w:sz w:val="28"/>
          <w:szCs w:val="28"/>
        </w:rPr>
        <w:t xml:space="preserve"> </w:t>
      </w:r>
      <w:r w:rsidRPr="2F051A9B">
        <w:rPr>
          <w:rFonts w:ascii="Aptos" w:hAnsi="Aptos" w:eastAsia="Aptos" w:cs="Aptos"/>
          <w:b/>
          <w:bCs/>
          <w:color w:val="76BA5B"/>
          <w:sz w:val="28"/>
          <w:szCs w:val="28"/>
        </w:rPr>
        <w:t>digitais</w:t>
      </w:r>
    </w:p>
    <w:p w:rsidR="006E6C28" w:rsidP="006E6C28" w:rsidRDefault="006E6C28" w14:paraId="317FAF3D" w14:textId="77777777">
      <w:pPr>
        <w:spacing w:line="278" w:lineRule="auto"/>
        <w:rPr>
          <w:rFonts w:ascii="Aptos" w:hAnsi="Aptos" w:eastAsia="Aptos" w:cs="Aptos"/>
          <w:color w:val="262626" w:themeColor="text1" w:themeTint="D9"/>
        </w:rPr>
      </w:pPr>
      <w:r w:rsidRPr="2989ADB9">
        <w:rPr>
          <w:rFonts w:ascii="Aptos" w:hAnsi="Aptos" w:eastAsia="Aptos" w:cs="Aptos"/>
          <w:color w:val="262626" w:themeColor="text1" w:themeTint="D9"/>
        </w:rPr>
        <w:t>A personalização de conteúdo é uma consequência direta da análise dos dados comportamentais. Cada perfil digital recebe um feed moldado aos seus interesses e interações.</w:t>
      </w:r>
    </w:p>
    <w:p w:rsidR="006E6C28" w:rsidP="006E6C28" w:rsidRDefault="51958B63" w14:paraId="0A7279DA" w14:textId="5663EC12">
      <w:pPr>
        <w:spacing w:line="278" w:lineRule="auto"/>
      </w:pPr>
      <w:r w:rsidRPr="66D11F24">
        <w:rPr>
          <w:rFonts w:ascii="Aptos" w:hAnsi="Aptos" w:eastAsia="Aptos" w:cs="Aptos"/>
          <w:color w:val="000000" w:themeColor="text1"/>
        </w:rPr>
        <w:t xml:space="preserve">Pensando nisso, </w:t>
      </w:r>
      <w:r w:rsidRPr="66D11F24" w:rsidR="098131D6">
        <w:rPr>
          <w:rFonts w:ascii="Aptos" w:hAnsi="Aptos" w:eastAsia="Aptos" w:cs="Aptos"/>
          <w:color w:val="000000" w:themeColor="text1"/>
        </w:rPr>
        <w:t xml:space="preserve">a seguir, </w:t>
      </w:r>
      <w:r w:rsidRPr="66D11F24" w:rsidR="071014B7">
        <w:rPr>
          <w:rFonts w:ascii="Aptos" w:hAnsi="Aptos" w:eastAsia="Aptos" w:cs="Aptos"/>
          <w:color w:val="000000" w:themeColor="text1"/>
        </w:rPr>
        <w:t>r</w:t>
      </w:r>
      <w:r w:rsidRPr="66D11F24" w:rsidR="4918BBE9">
        <w:rPr>
          <w:rFonts w:ascii="Aptos" w:hAnsi="Aptos" w:eastAsia="Aptos" w:cs="Aptos"/>
          <w:color w:val="000000" w:themeColor="text1"/>
        </w:rPr>
        <w:t>elacione os perfis digitais da coluna A com as descrições do conteúdo que provavelmente apareceria em seus feeds na coluna B:</w:t>
      </w:r>
    </w:p>
    <w:p w:rsidR="006E6C28" w:rsidP="006E6C28" w:rsidRDefault="4918BBE9" w14:paraId="64B946A2" w14:textId="0AEBD854">
      <w:pPr>
        <w:rPr>
          <w:sz w:val="28"/>
          <w:szCs w:val="28"/>
        </w:rPr>
      </w:pPr>
      <w:r>
        <w:t xml:space="preserve">| Coluna A | Coluna B | </w:t>
      </w:r>
    </w:p>
    <w:p w:rsidR="006E6C28" w:rsidP="006E6C28" w:rsidRDefault="006E6C28" w14:paraId="32D795A9" w14:textId="77777777">
      <w:pPr>
        <w:rPr>
          <w:sz w:val="28"/>
          <w:szCs w:val="28"/>
        </w:rPr>
      </w:pPr>
      <w:r w:rsidRPr="4FEE7B13">
        <w:t xml:space="preserve">| -------- | ------- | </w:t>
      </w:r>
    </w:p>
    <w:p w:rsidR="006E6C28" w:rsidP="006E6C28" w:rsidRDefault="006E6C28" w14:paraId="139541F3" w14:textId="77777777">
      <w:pPr>
        <w:rPr>
          <w:sz w:val="28"/>
          <w:szCs w:val="28"/>
        </w:rPr>
      </w:pPr>
      <w:r w:rsidRPr="4FEE7B13">
        <w:t xml:space="preserve">| A. </w:t>
      </w:r>
      <w:r w:rsidRPr="2D408837">
        <w:rPr>
          <w:rFonts w:ascii="Aptos" w:hAnsi="Aptos" w:eastAsia="Aptos" w:cs="Aptos"/>
        </w:rPr>
        <w:t>David</w:t>
      </w:r>
      <w:r>
        <w:rPr>
          <w:rFonts w:ascii="Aptos" w:hAnsi="Aptos" w:eastAsia="Aptos" w:cs="Aptos"/>
        </w:rPr>
        <w:t>,</w:t>
      </w:r>
      <w:r w:rsidRPr="43EA955D">
        <w:rPr>
          <w:rFonts w:ascii="Aptos" w:hAnsi="Aptos" w:eastAsia="Aptos" w:cs="Aptos"/>
        </w:rPr>
        <w:t xml:space="preserve"> o </w:t>
      </w:r>
      <w:r w:rsidRPr="2A2C0233">
        <w:rPr>
          <w:rFonts w:ascii="Aptos" w:hAnsi="Aptos" w:eastAsia="Aptos" w:cs="Aptos"/>
        </w:rPr>
        <w:t>consumidor</w:t>
      </w:r>
      <w:r>
        <w:t xml:space="preserve"> | 1. </w:t>
      </w:r>
      <w:r w:rsidRPr="7969C217">
        <w:rPr>
          <w:rFonts w:ascii="Aptos" w:hAnsi="Aptos" w:eastAsia="Aptos" w:cs="Aptos"/>
        </w:rPr>
        <w:t>Tutoriais de arte digital, anúncios de cursos de design e vídeos de "</w:t>
      </w:r>
      <w:proofErr w:type="spellStart"/>
      <w:r w:rsidRPr="7969C217">
        <w:rPr>
          <w:rFonts w:ascii="Aptos" w:hAnsi="Aptos" w:eastAsia="Aptos" w:cs="Aptos"/>
        </w:rPr>
        <w:t>speed</w:t>
      </w:r>
      <w:proofErr w:type="spellEnd"/>
      <w:r w:rsidRPr="7969C217">
        <w:rPr>
          <w:rFonts w:ascii="Aptos" w:hAnsi="Aptos" w:eastAsia="Aptos" w:cs="Aptos"/>
        </w:rPr>
        <w:t xml:space="preserve"> </w:t>
      </w:r>
      <w:proofErr w:type="spellStart"/>
      <w:r w:rsidRPr="7969C217">
        <w:rPr>
          <w:rFonts w:ascii="Aptos" w:hAnsi="Aptos" w:eastAsia="Aptos" w:cs="Aptos"/>
        </w:rPr>
        <w:t>painting</w:t>
      </w:r>
      <w:proofErr w:type="spellEnd"/>
      <w:r w:rsidRPr="7969C217">
        <w:rPr>
          <w:rFonts w:ascii="Aptos" w:hAnsi="Aptos" w:eastAsia="Aptos" w:cs="Aptos"/>
        </w:rPr>
        <w:t>".</w:t>
      </w:r>
      <w:r>
        <w:t xml:space="preserve"> | </w:t>
      </w:r>
    </w:p>
    <w:p w:rsidR="006E6C28" w:rsidP="006E6C28" w:rsidRDefault="006E6C28" w14:paraId="600FBAAD" w14:textId="77777777">
      <w:pPr>
        <w:rPr>
          <w:sz w:val="28"/>
          <w:szCs w:val="28"/>
        </w:rPr>
      </w:pPr>
      <w:r w:rsidRPr="4FEE7B13">
        <w:t xml:space="preserve">| B. </w:t>
      </w:r>
      <w:r w:rsidRPr="743DFE87">
        <w:rPr>
          <w:rFonts w:ascii="Aptos" w:hAnsi="Aptos" w:eastAsia="Aptos" w:cs="Aptos"/>
        </w:rPr>
        <w:t>Brooks</w:t>
      </w:r>
      <w:r>
        <w:rPr>
          <w:rFonts w:ascii="Aptos" w:hAnsi="Aptos" w:eastAsia="Aptos" w:cs="Aptos"/>
        </w:rPr>
        <w:t>,</w:t>
      </w:r>
      <w:r w:rsidRPr="743DFE87">
        <w:rPr>
          <w:rFonts w:ascii="Aptos" w:hAnsi="Aptos" w:eastAsia="Aptos" w:cs="Aptos"/>
        </w:rPr>
        <w:t xml:space="preserve"> a </w:t>
      </w:r>
      <w:r w:rsidRPr="2A2C0233">
        <w:rPr>
          <w:rFonts w:ascii="Aptos" w:hAnsi="Aptos" w:eastAsia="Aptos" w:cs="Aptos"/>
        </w:rPr>
        <w:t>criativa</w:t>
      </w:r>
      <w:r>
        <w:t xml:space="preserve"> | 2. </w:t>
      </w:r>
      <w:r w:rsidRPr="79869A86">
        <w:rPr>
          <w:rFonts w:ascii="Aptos" w:hAnsi="Aptos" w:eastAsia="Aptos" w:cs="Aptos"/>
        </w:rPr>
        <w:t>Anúncios de pré-venda de jogos, transmissões ao vivo de campeonatos e discussões em fóruns sobre anime</w:t>
      </w:r>
      <w:r>
        <w:t xml:space="preserve"> | </w:t>
      </w:r>
    </w:p>
    <w:p w:rsidR="006E6C28" w:rsidP="006E6C28" w:rsidRDefault="006E6C28" w14:paraId="56796FEA" w14:textId="77777777">
      <w:pPr>
        <w:rPr>
          <w:sz w:val="28"/>
          <w:szCs w:val="28"/>
        </w:rPr>
      </w:pPr>
      <w:r w:rsidRPr="4FEE7B13">
        <w:t xml:space="preserve">| C. </w:t>
      </w:r>
      <w:proofErr w:type="spellStart"/>
      <w:r w:rsidRPr="35EF6200">
        <w:rPr>
          <w:rFonts w:ascii="Aptos" w:hAnsi="Aptos" w:eastAsia="Aptos" w:cs="Aptos"/>
        </w:rPr>
        <w:t>Cody</w:t>
      </w:r>
      <w:proofErr w:type="spellEnd"/>
      <w:r>
        <w:rPr>
          <w:rFonts w:ascii="Aptos" w:hAnsi="Aptos" w:eastAsia="Aptos" w:cs="Aptos"/>
        </w:rPr>
        <w:t>,</w:t>
      </w:r>
      <w:r w:rsidRPr="35EF6200">
        <w:rPr>
          <w:rFonts w:ascii="Aptos" w:hAnsi="Aptos" w:eastAsia="Aptos" w:cs="Aptos"/>
        </w:rPr>
        <w:t xml:space="preserve"> o </w:t>
      </w:r>
      <w:r w:rsidRPr="0E2D2237">
        <w:rPr>
          <w:rFonts w:ascii="Aptos" w:hAnsi="Aptos" w:eastAsia="Aptos" w:cs="Aptos"/>
        </w:rPr>
        <w:t>musical</w:t>
      </w:r>
      <w:r>
        <w:t xml:space="preserve"> | 3. </w:t>
      </w:r>
      <w:r w:rsidRPr="50B16824">
        <w:rPr>
          <w:rFonts w:ascii="Aptos" w:hAnsi="Aptos" w:eastAsia="Aptos" w:cs="Aptos"/>
        </w:rPr>
        <w:t>Cupons de desconto para lojas online, vídeos de "recebidos" e promoções relâmpago.</w:t>
      </w:r>
      <w:r>
        <w:t xml:space="preserve"> |</w:t>
      </w:r>
    </w:p>
    <w:p w:rsidR="006E6C28" w:rsidP="006E6C28" w:rsidRDefault="006E6C28" w14:paraId="0BC74186" w14:textId="77777777">
      <w:r w:rsidRPr="120ED3D5">
        <w:t xml:space="preserve">| D. </w:t>
      </w:r>
      <w:r w:rsidRPr="1EFFBEF2">
        <w:rPr>
          <w:rFonts w:ascii="Aptos" w:hAnsi="Aptos" w:eastAsia="Aptos" w:cs="Aptos"/>
        </w:rPr>
        <w:t>Pix</w:t>
      </w:r>
      <w:r>
        <w:rPr>
          <w:rFonts w:ascii="Aptos" w:hAnsi="Aptos" w:eastAsia="Aptos" w:cs="Aptos"/>
        </w:rPr>
        <w:t>,</w:t>
      </w:r>
      <w:r w:rsidRPr="1EFFBEF2">
        <w:rPr>
          <w:rFonts w:ascii="Aptos" w:hAnsi="Aptos" w:eastAsia="Aptos" w:cs="Aptos"/>
        </w:rPr>
        <w:t xml:space="preserve"> a </w:t>
      </w:r>
      <w:r w:rsidRPr="5CBD3D5C">
        <w:rPr>
          <w:rFonts w:ascii="Aptos" w:hAnsi="Aptos" w:eastAsia="Aptos" w:cs="Aptos"/>
        </w:rPr>
        <w:t>gamer</w:t>
      </w:r>
      <w:r w:rsidRPr="1EFFBEF2">
        <w:rPr>
          <w:rFonts w:ascii="Aptos" w:hAnsi="Aptos" w:eastAsia="Aptos" w:cs="Aptos"/>
        </w:rPr>
        <w:t xml:space="preserve"> </w:t>
      </w:r>
      <w:r w:rsidRPr="120ED3D5">
        <w:t xml:space="preserve">| 4. </w:t>
      </w:r>
      <w:r w:rsidRPr="43707550">
        <w:rPr>
          <w:rFonts w:ascii="Aptos" w:hAnsi="Aptos" w:eastAsia="Aptos" w:cs="Aptos"/>
        </w:rPr>
        <w:t>Lançamentos de videoclipes, "</w:t>
      </w:r>
      <w:proofErr w:type="spellStart"/>
      <w:r w:rsidRPr="43707550">
        <w:rPr>
          <w:rFonts w:ascii="Aptos" w:hAnsi="Aptos" w:eastAsia="Aptos" w:cs="Aptos"/>
        </w:rPr>
        <w:t>challenges</w:t>
      </w:r>
      <w:proofErr w:type="spellEnd"/>
      <w:r w:rsidRPr="43707550">
        <w:rPr>
          <w:rFonts w:ascii="Aptos" w:hAnsi="Aptos" w:eastAsia="Aptos" w:cs="Aptos"/>
        </w:rPr>
        <w:t xml:space="preserve">" de dança e </w:t>
      </w:r>
      <w:proofErr w:type="gramStart"/>
      <w:r w:rsidRPr="43707550">
        <w:rPr>
          <w:rFonts w:ascii="Aptos" w:hAnsi="Aptos" w:eastAsia="Aptos" w:cs="Aptos"/>
        </w:rPr>
        <w:t>playlists</w:t>
      </w:r>
      <w:proofErr w:type="gramEnd"/>
      <w:r w:rsidRPr="43707550">
        <w:rPr>
          <w:rFonts w:ascii="Aptos" w:hAnsi="Aptos" w:eastAsia="Aptos" w:cs="Aptos"/>
        </w:rPr>
        <w:t xml:space="preserve"> de novidades do pop.</w:t>
      </w:r>
      <w:r>
        <w:t xml:space="preserve"> |</w:t>
      </w:r>
    </w:p>
    <w:p w:rsidR="006E6C28" w:rsidP="006E6C28" w:rsidRDefault="006E6C28" w14:paraId="7629592A" w14:textId="77777777">
      <w:pPr>
        <w:spacing w:before="240" w:after="240"/>
      </w:pPr>
      <w:r w:rsidRPr="4BDA9477">
        <w:rPr>
          <w:rFonts w:ascii="Aptos" w:hAnsi="Aptos" w:eastAsia="Aptos" w:cs="Aptos"/>
        </w:rPr>
        <w:t>A partir dessa análise, as associações corretas são, respectivamente:</w:t>
      </w:r>
    </w:p>
    <w:p w:rsidR="006E6C28" w:rsidP="006E6C28" w:rsidRDefault="006E6C28" w14:paraId="2B4E95E6" w14:textId="77777777">
      <w:pPr>
        <w:spacing w:before="240" w:after="240"/>
      </w:pPr>
      <w:r w:rsidRPr="4BDA9477">
        <w:rPr>
          <w:rFonts w:ascii="Aptos" w:hAnsi="Aptos" w:eastAsia="Aptos" w:cs="Aptos"/>
        </w:rPr>
        <w:t xml:space="preserve">A) A - 4, B - 2, C - 1, D - 3. </w:t>
      </w:r>
    </w:p>
    <w:p w:rsidR="006E6C28" w:rsidP="006E6C28" w:rsidRDefault="006E6C28" w14:paraId="00D952EE" w14:textId="77777777">
      <w:pPr>
        <w:spacing w:before="240" w:after="240"/>
      </w:pPr>
      <w:r w:rsidRPr="7DC40D44">
        <w:rPr>
          <w:rFonts w:ascii="Aptos" w:hAnsi="Aptos" w:eastAsia="Aptos" w:cs="Aptos"/>
        </w:rPr>
        <w:t>B) A - 2, B - 1, C - 3, D - 4.</w:t>
      </w:r>
    </w:p>
    <w:p w:rsidR="006E6C28" w:rsidP="006E6C28" w:rsidRDefault="006E6C28" w14:paraId="2C4F14AE" w14:textId="77777777">
      <w:pPr>
        <w:spacing w:before="240" w:after="240"/>
      </w:pPr>
      <w:r w:rsidRPr="4BDA9477">
        <w:rPr>
          <w:rFonts w:ascii="Aptos" w:hAnsi="Aptos" w:eastAsia="Aptos" w:cs="Aptos"/>
        </w:rPr>
        <w:t xml:space="preserve">C) A - 3, B - 4, C - 1, D - 2. </w:t>
      </w:r>
    </w:p>
    <w:p w:rsidR="006E6C28" w:rsidP="006E6C28" w:rsidRDefault="006E6C28" w14:paraId="70D93518" w14:textId="77777777">
      <w:pPr>
        <w:spacing w:before="240" w:after="240"/>
      </w:pPr>
      <w:r w:rsidRPr="736B9D74">
        <w:rPr>
          <w:rFonts w:ascii="Aptos" w:hAnsi="Aptos" w:eastAsia="Aptos" w:cs="Aptos"/>
        </w:rPr>
        <w:t>D) A - 3, B - 1, C - 4, D - 2.</w:t>
      </w:r>
    </w:p>
    <w:p w:rsidR="006E6C28" w:rsidP="006E6C28" w:rsidRDefault="4918BBE9" w14:paraId="57D6D5E9" w14:textId="408D7F36">
      <w:pPr>
        <w:spacing w:line="278" w:lineRule="auto"/>
        <w:rPr>
          <w:rFonts w:ascii="Aptos" w:hAnsi="Aptos" w:eastAsia="Aptos" w:cs="Aptos"/>
          <w:color w:val="FF177C"/>
        </w:rPr>
      </w:pPr>
      <w:commentRangeStart w:id="22"/>
      <w:r w:rsidRPr="01CE96B0" w:rsidR="4918BBE9">
        <w:rPr>
          <w:rFonts w:ascii="Aptos" w:hAnsi="Aptos" w:eastAsia="Aptos" w:cs="Aptos"/>
          <w:b w:val="1"/>
          <w:bCs w:val="1"/>
          <w:color w:val="FF177C"/>
        </w:rPr>
        <w:t>Alternativa</w:t>
      </w:r>
      <w:commentRangeEnd w:id="22"/>
      <w:r>
        <w:rPr>
          <w:rStyle w:val="CommentReference"/>
        </w:rPr>
        <w:commentReference w:id="22"/>
      </w:r>
      <w:r w:rsidRPr="01CE96B0" w:rsidR="4918BBE9">
        <w:rPr>
          <w:rFonts w:ascii="Aptos" w:hAnsi="Aptos" w:eastAsia="Aptos" w:cs="Aptos"/>
          <w:b w:val="1"/>
          <w:bCs w:val="1"/>
          <w:color w:val="FF177C"/>
        </w:rPr>
        <w:t xml:space="preserve"> A, incorreta:</w:t>
      </w:r>
      <w:r w:rsidRPr="01CE96B0" w:rsidR="4918BBE9">
        <w:rPr>
          <w:rFonts w:ascii="Aptos" w:hAnsi="Aptos" w:eastAsia="Aptos" w:cs="Aptos"/>
          <w:color w:val="FF177C"/>
        </w:rPr>
        <w:t xml:space="preserve"> </w:t>
      </w:r>
      <w:r w:rsidRPr="01CE96B0" w:rsidR="002E2F13">
        <w:rPr>
          <w:rFonts w:ascii="Aptos" w:hAnsi="Aptos" w:eastAsia="Aptos" w:cs="Aptos"/>
          <w:color w:val="FF177C"/>
        </w:rPr>
        <w:t>Boa tentativa! Dica: compare o nome de cada perfil com o foco central da descrição (compras, criação, música, jogos) e verifique se há coerência.</w:t>
      </w:r>
    </w:p>
    <w:p w:rsidR="006E6C28" w:rsidP="006E6C28" w:rsidRDefault="006E6C28" w14:paraId="67D93B5C" w14:textId="6FAFC354">
      <w:pPr>
        <w:spacing w:line="278" w:lineRule="auto"/>
        <w:rPr>
          <w:rFonts w:ascii="Aptos" w:hAnsi="Aptos" w:eastAsia="Aptos" w:cs="Aptos"/>
          <w:color w:val="FF177C"/>
        </w:rPr>
      </w:pPr>
      <w:r w:rsidRPr="28F5C47F">
        <w:rPr>
          <w:rFonts w:ascii="Aptos" w:hAnsi="Aptos" w:eastAsia="Aptos" w:cs="Aptos"/>
          <w:b/>
          <w:color w:val="FF177C"/>
        </w:rPr>
        <w:lastRenderedPageBreak/>
        <w:t>Alternativa B, incorreta:</w:t>
      </w:r>
      <w:r w:rsidRPr="00BA783B" w:rsidR="00BA783B">
        <w:t xml:space="preserve"> </w:t>
      </w:r>
      <w:r w:rsidRPr="00BA783B" w:rsidR="00BA783B">
        <w:rPr>
          <w:rFonts w:ascii="Aptos" w:hAnsi="Aptos" w:eastAsia="Aptos" w:cs="Aptos"/>
          <w:color w:val="FF177C"/>
        </w:rPr>
        <w:t xml:space="preserve">Quase lá! Dica: observe palavras-chave como cupons, tutoriais, videoclipes e campeonatos e relacione com quem provavelmente buscaria esses </w:t>
      </w:r>
      <w:proofErr w:type="spellStart"/>
      <w:r w:rsidRPr="00BA783B" w:rsidR="00BA783B">
        <w:rPr>
          <w:rFonts w:ascii="Aptos" w:hAnsi="Aptos" w:eastAsia="Aptos" w:cs="Aptos"/>
          <w:color w:val="FF177C"/>
        </w:rPr>
        <w:t>conteúdos</w:t>
      </w:r>
      <w:proofErr w:type="spellEnd"/>
      <w:r w:rsidRPr="00BA783B" w:rsidR="00BA783B">
        <w:rPr>
          <w:rFonts w:ascii="Aptos" w:hAnsi="Aptos" w:eastAsia="Aptos" w:cs="Aptos"/>
          <w:color w:val="FF177C"/>
        </w:rPr>
        <w:t>.</w:t>
      </w:r>
    </w:p>
    <w:p w:rsidRPr="009211B5" w:rsidR="006E6C28" w:rsidP="006E6C28" w:rsidRDefault="006E6C28" w14:paraId="13C731F5" w14:textId="0997CA91">
      <w:pPr>
        <w:spacing w:line="278" w:lineRule="auto"/>
        <w:rPr>
          <w:rFonts w:ascii="Aptos" w:hAnsi="Aptos" w:eastAsia="Aptos" w:cs="Aptos"/>
          <w:color w:val="FF177C"/>
        </w:rPr>
      </w:pPr>
      <w:r w:rsidRPr="358A27D8">
        <w:rPr>
          <w:rFonts w:ascii="Aptos" w:hAnsi="Aptos" w:eastAsia="Aptos" w:cs="Aptos"/>
          <w:b/>
          <w:color w:val="FF177C"/>
        </w:rPr>
        <w:t>Alternativa C, incorreta:</w:t>
      </w:r>
      <w:r w:rsidRPr="3B4B8DAC">
        <w:rPr>
          <w:rFonts w:ascii="Aptos" w:hAnsi="Aptos" w:eastAsia="Aptos" w:cs="Aptos"/>
          <w:color w:val="FF177C"/>
        </w:rPr>
        <w:t xml:space="preserve"> </w:t>
      </w:r>
      <w:r w:rsidR="00BA783B">
        <w:rPr>
          <w:rFonts w:ascii="Aptos" w:hAnsi="Aptos" w:eastAsia="Aptos" w:cs="Aptos"/>
          <w:color w:val="FF177C"/>
        </w:rPr>
        <w:t xml:space="preserve">Que tal tentar novamente? </w:t>
      </w:r>
      <w:r w:rsidRPr="00BA783B" w:rsidR="00BA783B">
        <w:rPr>
          <w:rFonts w:ascii="Aptos" w:hAnsi="Aptos" w:eastAsia="Aptos" w:cs="Aptos"/>
          <w:color w:val="FF177C"/>
        </w:rPr>
        <w:t>Dica: diferencie descrições voltadas a criar/produzir daquelas focadas em consumir/</w:t>
      </w:r>
      <w:proofErr w:type="gramStart"/>
      <w:r w:rsidRPr="00BA783B" w:rsidR="00BA783B">
        <w:rPr>
          <w:rFonts w:ascii="Aptos" w:hAnsi="Aptos" w:eastAsia="Aptos" w:cs="Aptos"/>
          <w:color w:val="FF177C"/>
        </w:rPr>
        <w:t>curtir</w:t>
      </w:r>
      <w:proofErr w:type="gramEnd"/>
      <w:r w:rsidRPr="00BA783B" w:rsidR="00BA783B">
        <w:rPr>
          <w:rFonts w:ascii="Aptos" w:hAnsi="Aptos" w:eastAsia="Aptos" w:cs="Aptos"/>
          <w:color w:val="FF177C"/>
        </w:rPr>
        <w:t>; isso ajuda a ajustar os pares.</w:t>
      </w:r>
    </w:p>
    <w:p w:rsidR="006E6C28" w:rsidP="006E6C28" w:rsidRDefault="006E6C28" w14:paraId="5BD44F4E" w14:textId="13E4FD93">
      <w:pPr>
        <w:spacing w:line="278" w:lineRule="auto"/>
        <w:rPr>
          <w:rFonts w:ascii="Aptos" w:hAnsi="Aptos" w:eastAsia="Aptos" w:cs="Aptos"/>
          <w:color w:val="FF177C"/>
        </w:rPr>
      </w:pPr>
      <w:r w:rsidRPr="5B8EF6D4">
        <w:rPr>
          <w:rFonts w:ascii="Aptos" w:hAnsi="Aptos" w:eastAsia="Aptos" w:cs="Aptos"/>
          <w:b/>
          <w:color w:val="FF177C"/>
        </w:rPr>
        <w:t>Alternativa D, correta</w:t>
      </w:r>
      <w:r w:rsidRPr="0256BCC0">
        <w:rPr>
          <w:rFonts w:ascii="Aptos" w:hAnsi="Aptos" w:eastAsia="Aptos" w:cs="Aptos"/>
          <w:b/>
          <w:bCs/>
          <w:color w:val="FF177C"/>
        </w:rPr>
        <w:t>:</w:t>
      </w:r>
      <w:r w:rsidRPr="0256BCC0">
        <w:rPr>
          <w:rFonts w:ascii="Aptos" w:hAnsi="Aptos" w:eastAsia="Aptos" w:cs="Aptos"/>
          <w:color w:val="FF177C"/>
        </w:rPr>
        <w:t xml:space="preserve"> </w:t>
      </w:r>
      <w:r w:rsidRPr="008F70DE" w:rsidR="008F70DE">
        <w:rPr>
          <w:rFonts w:ascii="Aptos" w:hAnsi="Aptos" w:eastAsia="Aptos" w:cs="Aptos"/>
          <w:color w:val="FF177C"/>
        </w:rPr>
        <w:t>Muito bem! Você alinhou de forma consistente cada perfil ao tipo de conteúdo mais provável no feed, mostrando que entendeu como a personalização usa sinais de interesse e engajamento.</w:t>
      </w:r>
    </w:p>
    <w:p w:rsidR="006E6C28" w:rsidP="006E6C28" w:rsidRDefault="006E6C28" w14:paraId="7AF3523A" w14:textId="77777777">
      <w:pPr>
        <w:spacing w:line="278" w:lineRule="auto"/>
        <w:rPr>
          <w:rFonts w:ascii="Aptos" w:hAnsi="Aptos" w:eastAsia="Aptos" w:cs="Aptos"/>
          <w:b/>
          <w:bCs/>
          <w:color w:val="76BA5B"/>
          <w:sz w:val="28"/>
          <w:szCs w:val="28"/>
        </w:rPr>
      </w:pPr>
    </w:p>
    <w:p w:rsidRPr="00CF48CD" w:rsidR="006E6C28" w:rsidP="006E6C28" w:rsidRDefault="006E6C28" w14:paraId="63A674AD" w14:textId="77777777">
      <w:pPr>
        <w:spacing w:line="278" w:lineRule="auto"/>
        <w:rPr>
          <w:rFonts w:ascii="Aptos" w:hAnsi="Aptos" w:eastAsia="Aptos" w:cs="Aptos"/>
          <w:b/>
          <w:bCs/>
          <w:color w:val="254260"/>
          <w:sz w:val="28"/>
          <w:szCs w:val="28"/>
        </w:rPr>
      </w:pPr>
      <w:commentRangeStart w:id="23"/>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3</w:t>
      </w:r>
      <w:r w:rsidRPr="00CF48CD">
        <w:rPr>
          <w:rFonts w:ascii="Aptos" w:hAnsi="Aptos" w:eastAsia="Aptos" w:cs="Aptos"/>
          <w:b/>
          <w:bCs/>
          <w:color w:val="76BA5B"/>
          <w:sz w:val="28"/>
          <w:szCs w:val="28"/>
        </w:rPr>
        <w:t xml:space="preserve"> – </w:t>
      </w:r>
      <w:commentRangeEnd w:id="23"/>
      <w:r>
        <w:rPr>
          <w:rStyle w:val="Refdecomentrio"/>
        </w:rPr>
        <w:commentReference w:id="23"/>
      </w:r>
      <w:r w:rsidRPr="4D7A2161">
        <w:rPr>
          <w:rFonts w:ascii="Aptos" w:hAnsi="Aptos" w:eastAsia="Aptos" w:cs="Aptos"/>
          <w:b/>
          <w:bCs/>
          <w:color w:val="76BA5B"/>
          <w:sz w:val="28"/>
          <w:szCs w:val="28"/>
        </w:rPr>
        <w:t xml:space="preserve">Ciclo da </w:t>
      </w:r>
      <w:r w:rsidRPr="0DBBF0E8">
        <w:rPr>
          <w:rFonts w:ascii="Aptos" w:hAnsi="Aptos" w:eastAsia="Aptos" w:cs="Aptos"/>
          <w:b/>
          <w:bCs/>
          <w:color w:val="76BA5B"/>
          <w:sz w:val="28"/>
          <w:szCs w:val="28"/>
        </w:rPr>
        <w:t>personalização</w:t>
      </w:r>
    </w:p>
    <w:p w:rsidR="006E6C28" w:rsidP="006E6C28" w:rsidRDefault="006E6C28" w14:paraId="03D70990" w14:textId="77777777">
      <w:pPr>
        <w:spacing w:line="278" w:lineRule="auto"/>
      </w:pPr>
      <w:r w:rsidRPr="5C696948">
        <w:rPr>
          <w:rFonts w:ascii="Aptos" w:hAnsi="Aptos" w:eastAsia="Aptos" w:cs="Aptos"/>
        </w:rPr>
        <w:t>O algoritmo de uma rede social não apenas mostra conteúdo, ele aprende com cada interação para refinar a experiência do usuário. Esse processo acontece em um ciclo contínuo.</w:t>
      </w:r>
    </w:p>
    <w:p w:rsidR="006E6C28" w:rsidP="006E6C28" w:rsidRDefault="006E6C28" w14:paraId="6B967E53" w14:textId="77777777">
      <w:pPr>
        <w:spacing w:line="278" w:lineRule="auto"/>
        <w:rPr>
          <w:rFonts w:ascii="Aptos" w:hAnsi="Aptos" w:eastAsia="Aptos" w:cs="Aptos"/>
          <w:color w:val="262626" w:themeColor="text1" w:themeTint="D9"/>
        </w:rPr>
      </w:pPr>
      <w:r w:rsidRPr="09368709">
        <w:rPr>
          <w:rFonts w:ascii="Aptos" w:hAnsi="Aptos" w:eastAsia="Aptos" w:cs="Aptos"/>
          <w:color w:val="262626" w:themeColor="text1" w:themeTint="D9"/>
        </w:rPr>
        <w:t xml:space="preserve">Com base nisso, </w:t>
      </w:r>
      <w:r w:rsidRPr="0DAC9E13">
        <w:rPr>
          <w:rFonts w:ascii="Aptos" w:hAnsi="Aptos" w:eastAsia="Aptos" w:cs="Aptos"/>
          <w:color w:val="262626" w:themeColor="text1" w:themeTint="D9"/>
        </w:rPr>
        <w:t>or</w:t>
      </w:r>
      <w:r w:rsidRPr="0DAC9E13">
        <w:rPr>
          <w:rFonts w:ascii="Aptos" w:hAnsi="Aptos" w:eastAsia="Aptos" w:cs="Aptos"/>
        </w:rPr>
        <w:t>ganize</w:t>
      </w:r>
      <w:r w:rsidRPr="09368709">
        <w:rPr>
          <w:rFonts w:ascii="Aptos" w:hAnsi="Aptos" w:eastAsia="Aptos" w:cs="Aptos"/>
        </w:rPr>
        <w:t xml:space="preserve"> os blocos abaixo para</w:t>
      </w:r>
      <w:r w:rsidRPr="71EF92DB">
        <w:rPr>
          <w:rFonts w:ascii="Aptos" w:hAnsi="Aptos" w:eastAsia="Aptos" w:cs="Aptos"/>
        </w:rPr>
        <w:t xml:space="preserve"> </w:t>
      </w:r>
      <w:r w:rsidRPr="294124ED">
        <w:rPr>
          <w:rFonts w:ascii="Aptos" w:hAnsi="Aptos" w:eastAsia="Aptos" w:cs="Aptos"/>
        </w:rPr>
        <w:t xml:space="preserve">preencher </w:t>
      </w:r>
      <w:r w:rsidRPr="294124ED">
        <w:rPr>
          <w:rFonts w:ascii="Aptos" w:hAnsi="Aptos" w:eastAsia="Aptos" w:cs="Aptos"/>
          <w:color w:val="262626" w:themeColor="text1" w:themeTint="D9"/>
        </w:rPr>
        <w:t>as lacunas com as palavras na ordem correta.</w:t>
      </w:r>
    </w:p>
    <w:p w:rsidR="006E6C28" w:rsidP="006E6C28" w:rsidRDefault="006E6C28" w14:paraId="07792C05" w14:textId="77777777">
      <w:pPr>
        <w:spacing w:line="278" w:lineRule="auto"/>
        <w:rPr>
          <w:rFonts w:ascii="Aptos" w:hAnsi="Aptos" w:eastAsia="Aptos" w:cs="Aptos"/>
          <w:color w:val="262626" w:themeColor="text1" w:themeTint="D9"/>
        </w:rPr>
      </w:pPr>
      <w:r w:rsidRPr="26A14A6F">
        <w:rPr>
          <w:rFonts w:ascii="Aptos" w:hAnsi="Aptos" w:eastAsia="Aptos" w:cs="Aptos"/>
          <w:color w:val="262626" w:themeColor="text1" w:themeTint="D9"/>
        </w:rPr>
        <w:t xml:space="preserve">Um usuário </w:t>
      </w:r>
      <w:r w:rsidRPr="0699304F">
        <w:rPr>
          <w:rFonts w:ascii="Aptos" w:hAnsi="Aptos" w:eastAsia="Aptos" w:cs="Aptos"/>
          <w:color w:val="262626" w:themeColor="text1" w:themeTint="D9"/>
        </w:rPr>
        <w:t>_________________</w:t>
      </w:r>
      <w:r w:rsidRPr="26A14A6F">
        <w:rPr>
          <w:rFonts w:ascii="Aptos" w:hAnsi="Aptos" w:eastAsia="Aptos" w:cs="Aptos"/>
          <w:color w:val="262626" w:themeColor="text1" w:themeTint="D9"/>
        </w:rPr>
        <w:t xml:space="preserve"> três vídeos sobre como fazer pão caseiro.</w:t>
      </w:r>
    </w:p>
    <w:p w:rsidR="006E6C28" w:rsidP="006E6C28" w:rsidRDefault="006E6C28" w14:paraId="4E9A64A7" w14:textId="77777777">
      <w:pPr>
        <w:spacing w:line="278" w:lineRule="auto"/>
        <w:rPr>
          <w:rFonts w:ascii="Aptos" w:hAnsi="Aptos" w:eastAsia="Aptos" w:cs="Aptos"/>
          <w:color w:val="262626" w:themeColor="text1" w:themeTint="D9"/>
        </w:rPr>
      </w:pPr>
      <w:r w:rsidRPr="15037549">
        <w:rPr>
          <w:rFonts w:ascii="Aptos" w:hAnsi="Aptos" w:eastAsia="Aptos" w:cs="Aptos"/>
          <w:color w:val="262626" w:themeColor="text1" w:themeTint="D9"/>
        </w:rPr>
        <w:t xml:space="preserve">O algoritmo </w:t>
      </w:r>
      <w:r w:rsidRPr="4FFD31ED">
        <w:rPr>
          <w:rFonts w:ascii="Aptos" w:hAnsi="Aptos" w:eastAsia="Aptos" w:cs="Aptos"/>
          <w:color w:val="262626" w:themeColor="text1" w:themeTint="D9"/>
        </w:rPr>
        <w:t>______________________</w:t>
      </w:r>
      <w:r w:rsidRPr="15037549">
        <w:rPr>
          <w:rFonts w:ascii="Aptos" w:hAnsi="Aptos" w:eastAsia="Aptos" w:cs="Aptos"/>
          <w:color w:val="262626" w:themeColor="text1" w:themeTint="D9"/>
        </w:rPr>
        <w:t xml:space="preserve"> o usuário dentro de um "perfil digital", identificando um novo interesse em culinária</w:t>
      </w:r>
      <w:r w:rsidRPr="10774B82">
        <w:rPr>
          <w:rFonts w:ascii="Aptos" w:hAnsi="Aptos" w:eastAsia="Aptos" w:cs="Aptos"/>
          <w:color w:val="262626" w:themeColor="text1" w:themeTint="D9"/>
        </w:rPr>
        <w:t>.</w:t>
      </w:r>
    </w:p>
    <w:p w:rsidR="006E6C28" w:rsidP="006E6C28" w:rsidRDefault="006E6C28" w14:paraId="14143449" w14:textId="77777777">
      <w:pPr>
        <w:spacing w:line="278" w:lineRule="auto"/>
        <w:rPr>
          <w:rFonts w:ascii="Aptos" w:hAnsi="Aptos" w:eastAsia="Aptos" w:cs="Aptos"/>
          <w:color w:val="262626" w:themeColor="text1" w:themeTint="D9"/>
        </w:rPr>
      </w:pPr>
      <w:r w:rsidRPr="09653108">
        <w:rPr>
          <w:rFonts w:ascii="Aptos" w:hAnsi="Aptos" w:eastAsia="Aptos" w:cs="Aptos"/>
          <w:color w:val="262626" w:themeColor="text1" w:themeTint="D9"/>
        </w:rPr>
        <w:t xml:space="preserve">O usuário começa a </w:t>
      </w:r>
      <w:r w:rsidRPr="14B64EC0">
        <w:rPr>
          <w:rFonts w:ascii="Aptos" w:hAnsi="Aptos" w:eastAsia="Aptos" w:cs="Aptos"/>
          <w:color w:val="262626" w:themeColor="text1" w:themeTint="D9"/>
        </w:rPr>
        <w:t>_______________________</w:t>
      </w:r>
      <w:r w:rsidRPr="41C672EC">
        <w:rPr>
          <w:rFonts w:ascii="Aptos" w:hAnsi="Aptos" w:eastAsia="Aptos" w:cs="Aptos"/>
          <w:color w:val="262626" w:themeColor="text1" w:themeTint="D9"/>
        </w:rPr>
        <w:t xml:space="preserve"> </w:t>
      </w:r>
      <w:r w:rsidRPr="09653108">
        <w:rPr>
          <w:rFonts w:ascii="Aptos" w:hAnsi="Aptos" w:eastAsia="Aptos" w:cs="Aptos"/>
          <w:color w:val="262626" w:themeColor="text1" w:themeTint="D9"/>
        </w:rPr>
        <w:t>de perfis de chefs em seu feed</w:t>
      </w:r>
      <w:r w:rsidRPr="7AD9E6A2">
        <w:rPr>
          <w:rFonts w:ascii="Aptos" w:hAnsi="Aptos" w:eastAsia="Aptos" w:cs="Aptos"/>
          <w:color w:val="262626" w:themeColor="text1" w:themeTint="D9"/>
        </w:rPr>
        <w:t xml:space="preserve"> e utensílios de cozinha</w:t>
      </w:r>
      <w:r w:rsidRPr="2FAAB26D">
        <w:rPr>
          <w:rFonts w:ascii="Aptos" w:hAnsi="Aptos" w:eastAsia="Aptos" w:cs="Aptos"/>
          <w:color w:val="262626" w:themeColor="text1" w:themeTint="D9"/>
        </w:rPr>
        <w:t>.</w:t>
      </w:r>
    </w:p>
    <w:p w:rsidR="006E6C28" w:rsidP="006E6C28" w:rsidRDefault="006E6C28" w14:paraId="66269149" w14:textId="77777777">
      <w:pPr>
        <w:spacing w:line="278" w:lineRule="auto"/>
        <w:rPr>
          <w:rFonts w:ascii="Aptos" w:hAnsi="Aptos" w:eastAsia="Aptos" w:cs="Aptos"/>
          <w:color w:val="262626" w:themeColor="text1" w:themeTint="D9"/>
        </w:rPr>
      </w:pPr>
      <w:r w:rsidRPr="38768DFF">
        <w:rPr>
          <w:rFonts w:ascii="Aptos" w:hAnsi="Aptos" w:eastAsia="Aptos" w:cs="Aptos"/>
          <w:color w:val="262626" w:themeColor="text1" w:themeTint="D9"/>
        </w:rPr>
        <w:t xml:space="preserve">A experiência do usuário é </w:t>
      </w:r>
      <w:r w:rsidRPr="50FB39E8">
        <w:rPr>
          <w:rFonts w:ascii="Aptos" w:hAnsi="Aptos" w:eastAsia="Aptos" w:cs="Aptos"/>
          <w:color w:val="262626" w:themeColor="text1" w:themeTint="D9"/>
        </w:rPr>
        <w:t>__________________________,</w:t>
      </w:r>
      <w:r w:rsidRPr="38768DFF">
        <w:rPr>
          <w:rFonts w:ascii="Aptos" w:hAnsi="Aptos" w:eastAsia="Aptos" w:cs="Aptos"/>
          <w:color w:val="262626" w:themeColor="text1" w:themeTint="D9"/>
        </w:rPr>
        <w:t xml:space="preserve"> aumentando o engajamento com </w:t>
      </w:r>
      <w:proofErr w:type="spellStart"/>
      <w:r w:rsidRPr="38768DFF">
        <w:rPr>
          <w:rFonts w:ascii="Aptos" w:hAnsi="Aptos" w:eastAsia="Aptos" w:cs="Aptos"/>
          <w:color w:val="262626" w:themeColor="text1" w:themeTint="D9"/>
        </w:rPr>
        <w:t>conteúdos</w:t>
      </w:r>
      <w:proofErr w:type="spellEnd"/>
      <w:r w:rsidRPr="38768DFF">
        <w:rPr>
          <w:rFonts w:ascii="Aptos" w:hAnsi="Aptos" w:eastAsia="Aptos" w:cs="Aptos"/>
          <w:color w:val="262626" w:themeColor="text1" w:themeTint="D9"/>
        </w:rPr>
        <w:t xml:space="preserve"> de culinária.</w:t>
      </w:r>
    </w:p>
    <w:p w:rsidRPr="00DA7FD2" w:rsidR="006E6C28" w:rsidP="006E6C28" w:rsidRDefault="006E6C28" w14:paraId="70A08345" w14:textId="77777777">
      <w:pPr>
        <w:pStyle w:val="Blocos"/>
        <w:rPr>
          <w:lang w:val="pt-BR"/>
        </w:rPr>
      </w:pPr>
      <w:r w:rsidRPr="17AA1045">
        <w:rPr>
          <w:lang w:val="pt-BR"/>
        </w:rPr>
        <w:t>analisa essas interações e classifica</w:t>
      </w:r>
    </w:p>
    <w:p w:rsidR="006E6C28" w:rsidP="006E6C28" w:rsidRDefault="006E6C28" w14:paraId="58D8E188" w14:textId="77777777">
      <w:pPr>
        <w:pStyle w:val="Blocos"/>
        <w:rPr>
          <w:lang w:val="pt-BR"/>
        </w:rPr>
      </w:pPr>
      <w:r w:rsidRPr="041CEE49">
        <w:rPr>
          <w:lang w:val="pt-BR"/>
        </w:rPr>
        <w:t>ver</w:t>
      </w:r>
      <w:r w:rsidRPr="6955A1B9">
        <w:rPr>
          <w:lang w:val="pt-BR"/>
        </w:rPr>
        <w:t xml:space="preserve"> mais vídeos de receitas, </w:t>
      </w:r>
      <w:r w:rsidRPr="6927852F">
        <w:rPr>
          <w:lang w:val="pt-BR"/>
        </w:rPr>
        <w:t xml:space="preserve">anúncios </w:t>
      </w:r>
      <w:r w:rsidRPr="6955A1B9">
        <w:rPr>
          <w:lang w:val="pt-BR"/>
        </w:rPr>
        <w:t>e sugestões</w:t>
      </w:r>
    </w:p>
    <w:p w:rsidRPr="00DA7FD2" w:rsidR="006E6C28" w:rsidP="006E6C28" w:rsidRDefault="006E6C28" w14:paraId="1350F4CD" w14:textId="77777777">
      <w:pPr>
        <w:pStyle w:val="Blocos"/>
        <w:rPr>
          <w:lang w:val="pt-BR"/>
        </w:rPr>
      </w:pPr>
      <w:r w:rsidRPr="26DF1ECC">
        <w:rPr>
          <w:lang w:val="pt-BR"/>
        </w:rPr>
        <w:t xml:space="preserve">assiste, </w:t>
      </w:r>
      <w:proofErr w:type="gramStart"/>
      <w:r w:rsidRPr="26DF1ECC">
        <w:rPr>
          <w:lang w:val="pt-BR"/>
        </w:rPr>
        <w:t>curte</w:t>
      </w:r>
      <w:proofErr w:type="gramEnd"/>
      <w:r w:rsidRPr="26DF1ECC">
        <w:rPr>
          <w:lang w:val="pt-BR"/>
        </w:rPr>
        <w:t xml:space="preserve"> e salva</w:t>
      </w:r>
    </w:p>
    <w:p w:rsidR="006E6C28" w:rsidP="006E6C28" w:rsidRDefault="006E6C28" w14:paraId="23CC2082" w14:textId="77777777">
      <w:pPr>
        <w:pStyle w:val="Blocos"/>
        <w:rPr>
          <w:lang w:val="pt-BR"/>
        </w:rPr>
      </w:pPr>
      <w:r w:rsidRPr="3E94DBD6">
        <w:rPr>
          <w:lang w:val="pt-BR"/>
        </w:rPr>
        <w:t>moldada para refletir esse interesse</w:t>
      </w:r>
    </w:p>
    <w:p w:rsidRPr="00CF48CD" w:rsidR="006E6C28" w:rsidP="006E6C28" w:rsidRDefault="006E6C28" w14:paraId="6907F25E" w14:textId="77777777">
      <w:pPr>
        <w:spacing w:line="278" w:lineRule="auto"/>
        <w:rPr>
          <w:rFonts w:ascii="Aptos" w:hAnsi="Aptos" w:eastAsia="Aptos" w:cs="Aptos"/>
          <w:color w:val="FF177C"/>
          <w:sz w:val="28"/>
          <w:szCs w:val="28"/>
        </w:rPr>
      </w:pPr>
    </w:p>
    <w:p w:rsidRPr="00CF48CD" w:rsidR="006E6C28" w:rsidP="006E6C28" w:rsidRDefault="006E6C28" w14:paraId="70E9E380" w14:textId="77777777">
      <w:pPr>
        <w:pBdr>
          <w:top w:val="single" w:color="000000" w:sz="4" w:space="4"/>
          <w:bottom w:val="single" w:color="000000" w:sz="4" w:space="4"/>
        </w:pBdr>
        <w:spacing w:line="278" w:lineRule="auto"/>
        <w:rPr>
          <w:rFonts w:ascii="Aptos" w:hAnsi="Aptos" w:eastAsia="Aptos" w:cs="Aptos"/>
          <w:sz w:val="28"/>
          <w:szCs w:val="28"/>
        </w:rPr>
      </w:pPr>
    </w:p>
    <w:p w:rsidR="006E6C28" w:rsidP="006E6C28" w:rsidRDefault="006E6C28" w14:paraId="57C9A028" w14:textId="77777777">
      <w:pPr>
        <w:spacing w:line="278" w:lineRule="auto"/>
        <w:rPr>
          <w:rFonts w:ascii="Aptos" w:hAnsi="Aptos" w:eastAsia="Aptos" w:cs="Aptos"/>
          <w:color w:val="FF177C"/>
        </w:rPr>
      </w:pPr>
      <w:r w:rsidRPr="009F6C3D">
        <w:rPr>
          <w:rFonts w:ascii="Aptos" w:hAnsi="Aptos" w:eastAsia="Aptos" w:cs="Aptos"/>
          <w:b/>
          <w:bCs/>
          <w:color w:val="FF177C"/>
        </w:rPr>
        <w:lastRenderedPageBreak/>
        <w:t>Sequência correta:</w:t>
      </w:r>
      <w:r>
        <w:rPr>
          <w:rFonts w:ascii="Aptos" w:hAnsi="Aptos" w:eastAsia="Aptos" w:cs="Aptos"/>
          <w:color w:val="FF177C"/>
        </w:rPr>
        <w:t xml:space="preserve"> </w:t>
      </w:r>
      <w:r w:rsidRPr="0E292937">
        <w:rPr>
          <w:rFonts w:ascii="Aptos" w:hAnsi="Aptos" w:eastAsia="Aptos" w:cs="Aptos"/>
          <w:color w:val="FF177C"/>
        </w:rPr>
        <w:t>3</w:t>
      </w:r>
      <w:r w:rsidRPr="14EBDC5B">
        <w:rPr>
          <w:rFonts w:ascii="Aptos" w:hAnsi="Aptos" w:eastAsia="Aptos" w:cs="Aptos"/>
          <w:color w:val="FF177C"/>
        </w:rPr>
        <w:t xml:space="preserve"> </w:t>
      </w:r>
      <w:r>
        <w:rPr>
          <w:rFonts w:ascii="Gadugi" w:hAnsi="Gadugi" w:eastAsia="Aptos" w:cs="Aptos"/>
          <w:color w:val="FF177C"/>
        </w:rPr>
        <w:t>|</w:t>
      </w:r>
      <w:r>
        <w:rPr>
          <w:rFonts w:ascii="Aptos" w:hAnsi="Aptos" w:eastAsia="Aptos" w:cs="Aptos"/>
          <w:color w:val="FF177C"/>
        </w:rPr>
        <w:t xml:space="preserve"> </w:t>
      </w:r>
      <w:r w:rsidRPr="117BC51E">
        <w:rPr>
          <w:rFonts w:ascii="Aptos" w:hAnsi="Aptos" w:eastAsia="Aptos" w:cs="Aptos"/>
          <w:color w:val="FF177C"/>
        </w:rPr>
        <w:t xml:space="preserve">1 </w:t>
      </w:r>
      <w:r w:rsidRPr="6F31658D">
        <w:rPr>
          <w:rFonts w:ascii="Aptos" w:hAnsi="Aptos" w:eastAsia="Aptos" w:cs="Aptos"/>
          <w:color w:val="FF177C"/>
        </w:rPr>
        <w:t xml:space="preserve">| </w:t>
      </w:r>
      <w:r w:rsidRPr="423E85E6">
        <w:rPr>
          <w:rFonts w:ascii="Aptos" w:hAnsi="Aptos" w:eastAsia="Aptos" w:cs="Aptos"/>
          <w:color w:val="FF177C"/>
        </w:rPr>
        <w:t>2 | 4</w:t>
      </w:r>
    </w:p>
    <w:p w:rsidRPr="004A4647" w:rsidR="006E6C28" w:rsidP="006E6C28" w:rsidRDefault="006E6C28" w14:paraId="6D1205B5" w14:textId="77777777">
      <w:pPr>
        <w:spacing w:line="278" w:lineRule="auto"/>
        <w:rPr>
          <w:rFonts w:ascii="Aptos" w:hAnsi="Aptos" w:eastAsia="Aptos" w:cs="Aptos"/>
          <w:b/>
          <w:bCs/>
          <w:color w:val="FF177C"/>
        </w:rPr>
      </w:pPr>
      <w:r w:rsidRPr="004A4647">
        <w:rPr>
          <w:rFonts w:ascii="Aptos" w:hAnsi="Aptos" w:eastAsia="Aptos" w:cs="Aptos"/>
          <w:b/>
          <w:bCs/>
          <w:color w:val="FF177C"/>
        </w:rPr>
        <w:t>Plataforma</w:t>
      </w:r>
    </w:p>
    <w:p w:rsidRPr="00923856" w:rsidR="006E6C28" w:rsidP="006E6C28" w:rsidRDefault="4918BBE9" w14:paraId="6771CF29" w14:textId="34274678">
      <w:pPr>
        <w:spacing w:line="278" w:lineRule="auto"/>
        <w:rPr>
          <w:rFonts w:ascii="Aptos" w:hAnsi="Aptos" w:eastAsia="Aptos" w:cs="Aptos"/>
          <w:color w:val="FF177C"/>
        </w:rPr>
      </w:pPr>
      <w:r w:rsidRPr="63E5416F">
        <w:rPr>
          <w:rFonts w:ascii="Aptos" w:hAnsi="Aptos" w:eastAsia="Aptos" w:cs="Aptos"/>
          <w:b/>
          <w:bCs/>
          <w:color w:val="FF177C"/>
        </w:rPr>
        <w:t>Resposta correta:</w:t>
      </w:r>
      <w:r w:rsidRPr="63E5416F">
        <w:rPr>
          <w:rFonts w:ascii="Aptos" w:hAnsi="Aptos" w:eastAsia="Aptos" w:cs="Aptos"/>
          <w:color w:val="FF177C"/>
        </w:rPr>
        <w:t xml:space="preserve"> </w:t>
      </w:r>
      <w:r w:rsidRPr="63E5416F" w:rsidR="3D81BAC9">
        <w:rPr>
          <w:rFonts w:ascii="Aptos" w:hAnsi="Aptos" w:eastAsia="Aptos" w:cs="Aptos"/>
          <w:color w:val="FF177C"/>
        </w:rPr>
        <w:t>M</w:t>
      </w:r>
      <w:r w:rsidRPr="63E5416F">
        <w:rPr>
          <w:rFonts w:ascii="Aptos" w:hAnsi="Aptos" w:eastAsia="Aptos" w:cs="Aptos"/>
          <w:color w:val="FF177C"/>
        </w:rPr>
        <w:t>uito bem! Você compreendeu como uma simples interação gera dados que o algoritmo usa para personalizar o conteúdo e moldar a experiência na rede social.</w:t>
      </w:r>
    </w:p>
    <w:p w:rsidR="006E6C28" w:rsidP="006E6C28" w:rsidRDefault="4918BBE9" w14:paraId="14255301" w14:textId="61C72E27">
      <w:pPr>
        <w:spacing w:line="278" w:lineRule="auto"/>
        <w:rPr>
          <w:rFonts w:ascii="Aptos" w:hAnsi="Aptos" w:eastAsia="Aptos" w:cs="Aptos"/>
          <w:color w:val="FF177C"/>
        </w:rPr>
      </w:pPr>
      <w:r w:rsidRPr="63E5416F">
        <w:rPr>
          <w:rFonts w:ascii="Aptos" w:hAnsi="Aptos" w:eastAsia="Aptos" w:cs="Aptos"/>
          <w:b/>
          <w:bCs/>
          <w:color w:val="FF177C"/>
        </w:rPr>
        <w:t xml:space="preserve">Resposta incorreta: </w:t>
      </w:r>
      <w:r w:rsidRPr="63E5416F" w:rsidR="433ECAFA">
        <w:rPr>
          <w:rFonts w:ascii="Aptos" w:hAnsi="Aptos" w:eastAsia="Aptos" w:cs="Aptos"/>
          <w:b/>
          <w:bCs/>
          <w:color w:val="FF177C"/>
        </w:rPr>
        <w:t>N</w:t>
      </w:r>
      <w:r w:rsidRPr="63E5416F">
        <w:rPr>
          <w:rFonts w:ascii="Aptos" w:hAnsi="Aptos" w:eastAsia="Aptos" w:cs="Aptos"/>
          <w:color w:val="FF177C"/>
        </w:rPr>
        <w:t>ão foi dessa vez, que tal tentar novamente? Lembre-se que o processo sempre começa com uma ação do usuário, que depois é analisada pelo algoritmo.</w:t>
      </w:r>
    </w:p>
    <w:p w:rsidR="006E6C28" w:rsidP="006E6C28" w:rsidRDefault="006E6C28" w14:paraId="76EE118C" w14:textId="77777777">
      <w:pPr>
        <w:pStyle w:val="Aula"/>
      </w:pPr>
      <w:r w:rsidRPr="00A96408">
        <w:t xml:space="preserve">Aula </w:t>
      </w:r>
      <w:r>
        <w:t>5</w:t>
      </w:r>
    </w:p>
    <w:p w:rsidR="006E6C28" w:rsidP="006E6C28" w:rsidRDefault="006E6C28" w14:paraId="26240CF1" w14:textId="77777777">
      <w:pPr>
        <w:pStyle w:val="Aula"/>
        <w:rPr>
          <w:rFonts w:ascii="Aptos" w:hAnsi="Aptos" w:eastAsia="Aptos" w:cs="Aptos"/>
          <w:b w:val="0"/>
          <w:bCs w:val="0"/>
          <w:color w:val="262626" w:themeColor="text1" w:themeTint="D9"/>
          <w:sz w:val="36"/>
          <w:szCs w:val="36"/>
        </w:rPr>
      </w:pPr>
      <w:r>
        <w:rPr>
          <w:rFonts w:ascii="Aptos" w:hAnsi="Aptos" w:eastAsia="Aptos" w:cs="Aptos"/>
          <w:color w:val="262626" w:themeColor="text1" w:themeTint="D9"/>
        </w:rPr>
        <w:t>Desvendando termos de uso</w:t>
      </w:r>
      <w:r w:rsidRPr="36E0AC51">
        <w:rPr>
          <w:rFonts w:ascii="Aptos" w:hAnsi="Aptos" w:eastAsia="Aptos" w:cs="Aptos"/>
          <w:color w:val="262626" w:themeColor="text1" w:themeTint="D9"/>
        </w:rPr>
        <w:t xml:space="preserve"> </w:t>
      </w:r>
    </w:p>
    <w:p w:rsidR="006E6C28" w:rsidP="006E6C28" w:rsidRDefault="006E6C28" w14:paraId="50112E60" w14:textId="77777777">
      <w:pPr>
        <w:rPr>
          <w:rFonts w:ascii="Aptos" w:hAnsi="Aptos" w:eastAsia="Aptos" w:cs="Aptos"/>
          <w:b/>
          <w:bCs/>
          <w:color w:val="4DBFEA"/>
          <w:sz w:val="28"/>
          <w:szCs w:val="28"/>
        </w:rPr>
      </w:pPr>
      <w:r>
        <w:rPr>
          <w:noProof/>
        </w:rPr>
        <mc:AlternateContent>
          <mc:Choice Requires="wps">
            <w:drawing>
              <wp:inline distT="0" distB="0" distL="0" distR="0" wp14:anchorId="2482B2CF" wp14:editId="45127CFA">
                <wp:extent cx="184785" cy="138430"/>
                <wp:effectExtent l="4128" t="0" r="0" b="0"/>
                <wp:docPr id="1096034615" name="Triângulo isósceles 1"/>
                <wp:cNvGraphicFramePr/>
                <a:graphic xmlns:a="http://schemas.openxmlformats.org/drawingml/2006/main">
                  <a:graphicData uri="http://schemas.microsoft.com/office/word/2010/wordprocessingShape">
                    <wps:wsp>
                      <wps:cNvSpPr/>
                      <wps:spPr>
                        <a:xfrm rot="5400000">
                          <a:off x="0" y="0"/>
                          <a:ext cx="184785" cy="138430"/>
                        </a:xfrm>
                        <a:prstGeom prst="triangle">
                          <a:avLst/>
                        </a:prstGeom>
                        <a:solidFill>
                          <a:srgbClr val="9968A9"/>
                        </a:solidFill>
                        <a:ln w="12700" cap="flat" cmpd="sng" algn="ctr">
                          <a:noFill/>
                          <a:prstDash val="solid"/>
                          <a:miter lim="800000"/>
                        </a:ln>
                        <a:effectLst/>
                      </wps:spPr>
                      <wps:bodyPr anchor="ctr"/>
                    </wps:wsp>
                  </a:graphicData>
                </a:graphic>
              </wp:inline>
            </w:drawing>
          </mc:Choice>
          <mc:Fallback xmlns:arto="http://schemas.microsoft.com/office/word/2006/arto" xmlns:a="http://schemas.openxmlformats.org/drawingml/2006/main">
            <w:pict w14:anchorId="1D111CD3">
              <v:shape id="Triângulo isósceles 1" style="width:14.55pt;height:10.9pt;rotation:90;visibility:visible;mso-wrap-style:square;mso-left-percent:-10001;mso-top-percent:-10001;mso-position-horizontal:absolute;mso-position-horizontal-relative:char;mso-position-vertical:absolute;mso-position-vertical-relative:line;mso-left-percent:-10001;mso-top-percent:-10001;v-text-anchor:middle" o:spid="_x0000_s1026" fillcolor="#9968a9" stroked="f"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" w14:anchorId="03527D47">
                <w10:anchorlock/>
              </v:shape>
            </w:pict>
          </mc:Fallback>
        </mc:AlternateContent>
      </w:r>
      <w:r w:rsidRPr="30039FB5">
        <w:rPr>
          <w:rFonts w:ascii="Aptos" w:hAnsi="Aptos" w:eastAsia="Aptos" w:cs="Aptos"/>
          <w:b/>
          <w:bCs/>
          <w:color w:val="4DBFEA"/>
          <w:sz w:val="28"/>
          <w:szCs w:val="28"/>
        </w:rPr>
        <w:t xml:space="preserve"> </w:t>
      </w:r>
      <w:r>
        <w:rPr>
          <w:rFonts w:ascii="Aptos" w:hAnsi="Aptos" w:eastAsia="Aptos" w:cs="Aptos"/>
          <w:b/>
          <w:bCs/>
          <w:color w:val="4DBFEA"/>
          <w:sz w:val="28"/>
          <w:szCs w:val="28"/>
        </w:rPr>
        <w:t xml:space="preserve"> </w:t>
      </w:r>
      <w:r w:rsidRPr="00A96408">
        <w:rPr>
          <w:rFonts w:ascii="Aptos" w:hAnsi="Aptos" w:eastAsia="Aptos" w:cs="Aptos"/>
          <w:b/>
          <w:bCs/>
          <w:color w:val="9968A9"/>
          <w:sz w:val="28"/>
          <w:szCs w:val="28"/>
        </w:rPr>
        <w:t>Unidade</w:t>
      </w:r>
    </w:p>
    <w:p w:rsidR="006E6C28" w:rsidP="006E6C28" w:rsidRDefault="006E6C28" w14:paraId="3E2CF4E3" w14:textId="77777777">
      <w:pPr>
        <w:rPr>
          <w:rFonts w:ascii="Aptos" w:hAnsi="Aptos" w:eastAsia="Aptos" w:cs="Aptos"/>
          <w:b/>
          <w:bCs/>
          <w:color w:val="494949"/>
          <w:sz w:val="28"/>
          <w:szCs w:val="28"/>
        </w:rPr>
      </w:pPr>
      <w:r w:rsidRPr="002C102C">
        <w:rPr>
          <w:rFonts w:ascii="Aptos" w:hAnsi="Aptos" w:eastAsia="Aptos" w:cs="Aptos"/>
          <w:b/>
          <w:bCs/>
          <w:color w:val="494949"/>
          <w:sz w:val="28"/>
          <w:szCs w:val="28"/>
        </w:rPr>
        <w:t>Educação Midiática: o poder da informação</w:t>
      </w:r>
    </w:p>
    <w:p w:rsidRPr="00CF48CD" w:rsidR="006E6C28" w:rsidP="006E6C28" w:rsidRDefault="006E6C28" w14:paraId="5DBB8466" w14:textId="77777777">
      <w:pPr>
        <w:spacing w:line="278" w:lineRule="auto"/>
        <w:rPr>
          <w:rFonts w:ascii="Aptos" w:hAnsi="Aptos" w:eastAsia="Aptos" w:cs="Aptos"/>
          <w:b/>
          <w:bCs/>
          <w:color w:val="76BA5B"/>
          <w:sz w:val="28"/>
          <w:szCs w:val="28"/>
        </w:rPr>
      </w:pPr>
      <w:commentRangeStart w:id="24"/>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1</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 xml:space="preserve">– </w:t>
      </w:r>
      <w:commentRangeEnd w:id="24"/>
      <w:r>
        <w:rPr>
          <w:rStyle w:val="Refdecomentrio"/>
        </w:rPr>
        <w:commentReference w:id="24"/>
      </w:r>
      <w:r w:rsidRPr="17B82565">
        <w:rPr>
          <w:rFonts w:ascii="Aptos" w:hAnsi="Aptos" w:eastAsia="Aptos" w:cs="Aptos"/>
          <w:b/>
          <w:bCs/>
          <w:color w:val="76BA5B"/>
          <w:sz w:val="28"/>
          <w:szCs w:val="28"/>
        </w:rPr>
        <w:t>Decifrando as entrelinhas</w:t>
      </w:r>
    </w:p>
    <w:p w:rsidR="006E6C28" w:rsidP="006E6C28" w:rsidRDefault="4918BBE9" w14:paraId="7DD33862" w14:textId="4D33E0D7">
      <w:pPr>
        <w:spacing w:line="278" w:lineRule="auto"/>
      </w:pPr>
      <w:r w:rsidRPr="63E5416F">
        <w:rPr>
          <w:rFonts w:ascii="Aptos" w:hAnsi="Aptos" w:eastAsia="Aptos" w:cs="Aptos"/>
          <w:color w:val="262626" w:themeColor="text1" w:themeTint="D9"/>
        </w:rPr>
        <w:t>Uma fotógrafa amadora decidiu postar uma de suas fotos favoritas em uma nova rede social. Antes de concluir o cadastro, ela se deparou com o seguinte trecho nos termos de uso da plataforma:</w:t>
      </w:r>
    </w:p>
    <w:p w:rsidR="006E6C28" w:rsidP="006E6C28" w:rsidRDefault="006E6C28" w14:paraId="2B27070E" w14:textId="5098E5FC">
      <w:pPr>
        <w:spacing w:line="278" w:lineRule="auto"/>
      </w:pPr>
      <w:r w:rsidRPr="583CD1D2" w:rsidR="006E6C28">
        <w:rPr>
          <w:rFonts w:ascii="Aptos" w:hAnsi="Aptos" w:eastAsia="Aptos" w:cs="Aptos"/>
          <w:color w:val="262626" w:themeColor="text1" w:themeTint="D9" w:themeShade="FF"/>
        </w:rPr>
        <w:t>*"</w:t>
      </w:r>
      <w:r w:rsidRPr="583CD1D2" w:rsidR="006E6C28">
        <w:rPr>
          <w:rFonts w:ascii="Aptos" w:hAnsi="Aptos" w:eastAsia="Aptos" w:cs="Aptos"/>
          <w:color w:val="262626" w:themeColor="text1" w:themeTint="D9" w:themeShade="FF"/>
        </w:rPr>
        <w:t xml:space="preserve">Ao postar conteúdo de usuário, você automaticamente nos concede e declara ter o direito de conceder uma licença irrevogável e perpétua, não exclusiva, transferível, </w:t>
      </w:r>
      <w:r w:rsidRPr="583CD1D2" w:rsidR="2AB2ADE7">
        <w:rPr>
          <w:rFonts w:ascii="Aptos" w:hAnsi="Aptos" w:eastAsia="Aptos" w:cs="Aptos"/>
          <w:color w:val="262626" w:themeColor="text1" w:themeTint="D9" w:themeShade="FF"/>
        </w:rPr>
        <w:t>sublicenciável</w:t>
      </w:r>
      <w:r w:rsidRPr="583CD1D2" w:rsidR="006E6C28">
        <w:rPr>
          <w:rFonts w:ascii="Aptos" w:hAnsi="Aptos" w:eastAsia="Aptos" w:cs="Aptos"/>
          <w:color w:val="262626" w:themeColor="text1" w:themeTint="D9" w:themeShade="FF"/>
        </w:rPr>
        <w:t xml:space="preserve"> e livre de royalties para usar, copiar, exibir, executar publicamente, traduzir e distribuir esse conteúdo mesmo depois de você removê-lo</w:t>
      </w:r>
      <w:r w:rsidRPr="583CD1D2" w:rsidR="006E6C28">
        <w:rPr>
          <w:rFonts w:ascii="Aptos" w:hAnsi="Aptos" w:eastAsia="Aptos" w:cs="Aptos"/>
          <w:color w:val="262626" w:themeColor="text1" w:themeTint="D9" w:themeShade="FF"/>
        </w:rPr>
        <w:t>."*</w:t>
      </w:r>
    </w:p>
    <w:p w:rsidR="006E6C28" w:rsidP="006E6C28" w:rsidRDefault="7E99431F" w14:paraId="13467CE1" w14:textId="26BCD369">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 xml:space="preserve">Com base nesse trecho, ao aceitar os termos </w:t>
      </w:r>
      <w:r w:rsidRPr="66D11F24" w:rsidR="45714B4A">
        <w:rPr>
          <w:rFonts w:ascii="Aptos" w:hAnsi="Aptos" w:eastAsia="Aptos" w:cs="Aptos"/>
          <w:color w:val="000000" w:themeColor="text1"/>
        </w:rPr>
        <w:t xml:space="preserve">com </w:t>
      </w:r>
      <w:r w:rsidRPr="66D11F24" w:rsidR="4918BBE9">
        <w:rPr>
          <w:rFonts w:ascii="Aptos" w:hAnsi="Aptos" w:eastAsia="Aptos" w:cs="Aptos"/>
          <w:color w:val="000000" w:themeColor="text1"/>
        </w:rPr>
        <w:t xml:space="preserve">o que a fotógrafa </w:t>
      </w:r>
      <w:r w:rsidRPr="66D11F24" w:rsidR="594EB22A">
        <w:rPr>
          <w:rFonts w:ascii="Aptos" w:hAnsi="Aptos" w:eastAsia="Aptos" w:cs="Aptos"/>
          <w:color w:val="000000" w:themeColor="text1"/>
        </w:rPr>
        <w:t>concordará</w:t>
      </w:r>
      <w:r w:rsidRPr="66D11F24" w:rsidR="4918BBE9">
        <w:rPr>
          <w:rFonts w:ascii="Aptos" w:hAnsi="Aptos" w:eastAsia="Aptos" w:cs="Aptos"/>
          <w:color w:val="000000" w:themeColor="text1"/>
        </w:rPr>
        <w:t>?</w:t>
      </w:r>
    </w:p>
    <w:p w:rsidR="006E6C28" w:rsidP="006E6C28" w:rsidRDefault="006E6C28" w14:paraId="12318095" w14:textId="77777777">
      <w:pPr>
        <w:spacing w:line="278" w:lineRule="auto"/>
      </w:pPr>
      <w:r w:rsidRPr="631DA21B">
        <w:rPr>
          <w:rFonts w:ascii="Aptos" w:hAnsi="Aptos" w:eastAsia="Aptos" w:cs="Aptos"/>
          <w:color w:val="262626" w:themeColor="text1" w:themeTint="D9"/>
        </w:rPr>
        <w:t>A) A rede social só poderá usar a foto enquanto ela estiver publicada no perfil da usuária.</w:t>
      </w:r>
    </w:p>
    <w:p w:rsidR="006E6C28" w:rsidP="006E6C28" w:rsidRDefault="006E6C28" w14:paraId="101E9A7D" w14:textId="77777777">
      <w:pPr>
        <w:spacing w:line="278" w:lineRule="auto"/>
      </w:pPr>
      <w:r w:rsidRPr="631DA21B">
        <w:rPr>
          <w:rFonts w:ascii="Aptos" w:hAnsi="Aptos" w:eastAsia="Aptos" w:cs="Aptos"/>
          <w:color w:val="262626" w:themeColor="text1" w:themeTint="D9"/>
        </w:rPr>
        <w:t>B) A rede social está comprando os direitos autorais da foto por um valor simbólico.</w:t>
      </w:r>
    </w:p>
    <w:p w:rsidR="006E6C28" w:rsidP="006E6C28" w:rsidRDefault="006E6C28" w14:paraId="01197665" w14:textId="77777777">
      <w:pPr>
        <w:spacing w:line="278" w:lineRule="auto"/>
      </w:pPr>
      <w:r w:rsidRPr="631DA21B">
        <w:rPr>
          <w:rFonts w:ascii="Aptos" w:hAnsi="Aptos" w:eastAsia="Aptos" w:cs="Aptos"/>
          <w:color w:val="262626" w:themeColor="text1" w:themeTint="D9"/>
        </w:rPr>
        <w:t>C) A usuária está permitindo que a empresa utilize sua foto comercialmente, para sempre e de graça, mesmo que ela apague a postagem.</w:t>
      </w:r>
    </w:p>
    <w:p w:rsidR="006E6C28" w:rsidP="006E6C28" w:rsidRDefault="006E6C28" w14:paraId="48DFB105" w14:textId="77777777">
      <w:pPr>
        <w:spacing w:line="278" w:lineRule="auto"/>
      </w:pPr>
      <w:r w:rsidRPr="631DA21B">
        <w:rPr>
          <w:rFonts w:ascii="Aptos" w:hAnsi="Aptos" w:eastAsia="Aptos" w:cs="Aptos"/>
          <w:color w:val="262626" w:themeColor="text1" w:themeTint="D9"/>
        </w:rPr>
        <w:t>D) A usuária mantém controle total sobre o uso de sua foto, e a empresa precisa pedir permissão a cada novo uso.</w:t>
      </w:r>
    </w:p>
    <w:p w:rsidR="006E6C28" w:rsidP="006E6C28" w:rsidRDefault="006E6C28" w14:paraId="4896ECBA" w14:textId="5C72E286">
      <w:pPr>
        <w:spacing w:line="278" w:lineRule="auto"/>
        <w:rPr>
          <w:rFonts w:ascii="Aptos" w:hAnsi="Aptos" w:eastAsia="Aptos" w:cs="Aptos"/>
          <w:color w:val="FF177C"/>
        </w:rPr>
      </w:pPr>
      <w:r w:rsidRPr="74950102">
        <w:rPr>
          <w:rFonts w:ascii="Aptos" w:hAnsi="Aptos" w:eastAsia="Aptos" w:cs="Aptos"/>
          <w:b/>
          <w:bCs/>
          <w:color w:val="FF177C"/>
        </w:rPr>
        <w:lastRenderedPageBreak/>
        <w:t>Alternativa</w:t>
      </w:r>
      <w:r w:rsidRPr="74950102">
        <w:rPr>
          <w:rFonts w:ascii="Aptos" w:hAnsi="Aptos" w:eastAsia="Aptos" w:cs="Aptos"/>
          <w:b/>
          <w:color w:val="FF177C"/>
        </w:rPr>
        <w:t xml:space="preserve"> A, incorreta.</w:t>
      </w:r>
      <w:r w:rsidRPr="252838ED">
        <w:rPr>
          <w:rFonts w:ascii="Aptos" w:hAnsi="Aptos" w:eastAsia="Aptos" w:cs="Aptos"/>
          <w:color w:val="FF177C"/>
        </w:rPr>
        <w:t xml:space="preserve"> </w:t>
      </w:r>
      <w:r w:rsidR="00DF1DB9">
        <w:rPr>
          <w:rFonts w:ascii="Aptos" w:hAnsi="Aptos" w:eastAsia="Aptos" w:cs="Aptos"/>
          <w:color w:val="FF177C"/>
        </w:rPr>
        <w:t xml:space="preserve">Que tal tentar novamente? </w:t>
      </w:r>
      <w:r w:rsidRPr="252838ED">
        <w:rPr>
          <w:rFonts w:ascii="Aptos" w:hAnsi="Aptos" w:eastAsia="Aptos" w:cs="Aptos"/>
          <w:color w:val="FF177C"/>
        </w:rPr>
        <w:t xml:space="preserve">A cláusula </w:t>
      </w:r>
      <w:proofErr w:type="gramStart"/>
      <w:r w:rsidRPr="252838ED">
        <w:rPr>
          <w:rFonts w:ascii="Aptos" w:hAnsi="Aptos" w:eastAsia="Aptos" w:cs="Aptos"/>
          <w:color w:val="FF177C"/>
        </w:rPr>
        <w:t>especifica</w:t>
      </w:r>
      <w:proofErr w:type="gramEnd"/>
      <w:r w:rsidRPr="252838ED">
        <w:rPr>
          <w:rFonts w:ascii="Aptos" w:hAnsi="Aptos" w:eastAsia="Aptos" w:cs="Aptos"/>
          <w:color w:val="FF177C"/>
        </w:rPr>
        <w:t xml:space="preserve"> que a licença continua "mesmo depois de você removê-lo", o que contradiz a ideia de que o uso é restrito ao tempo da postagem.</w:t>
      </w:r>
    </w:p>
    <w:p w:rsidR="006E6C28" w:rsidP="006E6C28" w:rsidRDefault="006E6C28" w14:paraId="61046DB1" w14:textId="302157E1">
      <w:pPr>
        <w:spacing w:line="278" w:lineRule="auto"/>
        <w:rPr>
          <w:rFonts w:ascii="Aptos" w:hAnsi="Aptos" w:eastAsia="Aptos" w:cs="Aptos"/>
          <w:color w:val="FF177C"/>
        </w:rPr>
      </w:pPr>
      <w:r w:rsidRPr="5758BA00">
        <w:rPr>
          <w:rFonts w:ascii="Aptos" w:hAnsi="Aptos" w:eastAsia="Aptos" w:cs="Aptos"/>
          <w:b/>
          <w:color w:val="FF177C"/>
        </w:rPr>
        <w:t>Alternativa B, incorreta.</w:t>
      </w:r>
      <w:r w:rsidRPr="252838ED">
        <w:rPr>
          <w:rFonts w:ascii="Aptos" w:hAnsi="Aptos" w:eastAsia="Aptos" w:cs="Aptos"/>
          <w:color w:val="FF177C"/>
        </w:rPr>
        <w:t xml:space="preserve"> </w:t>
      </w:r>
      <w:r w:rsidR="00FF4B84">
        <w:rPr>
          <w:rFonts w:ascii="Aptos" w:hAnsi="Aptos" w:eastAsia="Aptos" w:cs="Aptos"/>
          <w:color w:val="FF177C"/>
        </w:rPr>
        <w:t xml:space="preserve">Quase lá! </w:t>
      </w:r>
      <w:r w:rsidRPr="252838ED">
        <w:rPr>
          <w:rFonts w:ascii="Aptos" w:hAnsi="Aptos" w:eastAsia="Aptos" w:cs="Aptos"/>
          <w:color w:val="FF177C"/>
        </w:rPr>
        <w:t>A licença é "livre de royalties", o que significa que a empresa não pagará nada à usuária pelo uso do conteúdo.</w:t>
      </w:r>
    </w:p>
    <w:p w:rsidR="006E6C28" w:rsidP="006E6C28" w:rsidRDefault="006E6C28" w14:paraId="01F0FC24" w14:textId="0E0D3CF9">
      <w:pPr>
        <w:spacing w:line="278" w:lineRule="auto"/>
        <w:rPr>
          <w:rFonts w:ascii="Aptos" w:hAnsi="Aptos" w:eastAsia="Aptos" w:cs="Aptos"/>
          <w:color w:val="FF177C"/>
        </w:rPr>
      </w:pPr>
      <w:r w:rsidRPr="1E8A139A">
        <w:rPr>
          <w:rFonts w:ascii="Aptos" w:hAnsi="Aptos" w:eastAsia="Aptos" w:cs="Aptos"/>
          <w:b/>
          <w:color w:val="FF177C"/>
        </w:rPr>
        <w:t>Alternativa C, correta.</w:t>
      </w:r>
      <w:r w:rsidRPr="252838ED">
        <w:rPr>
          <w:rFonts w:ascii="Aptos" w:hAnsi="Aptos" w:eastAsia="Aptos" w:cs="Aptos"/>
          <w:color w:val="FF177C"/>
        </w:rPr>
        <w:t xml:space="preserve"> </w:t>
      </w:r>
      <w:r w:rsidR="00DF1DB9">
        <w:rPr>
          <w:rFonts w:ascii="Aptos" w:hAnsi="Aptos" w:eastAsia="Aptos" w:cs="Aptos"/>
          <w:color w:val="FF177C"/>
        </w:rPr>
        <w:t xml:space="preserve">Muito bem! </w:t>
      </w:r>
      <w:r w:rsidRPr="252838ED">
        <w:rPr>
          <w:rFonts w:ascii="Aptos" w:hAnsi="Aptos" w:eastAsia="Aptos" w:cs="Aptos"/>
          <w:color w:val="FF177C"/>
        </w:rPr>
        <w:t>O termo "licença irrevogável e perpétua" significa que a permissão de uso é para sempre e não pode ser cancelada, mesmo que a foto seja deletada, o que corresponde ao uso comercial do conteúdo.</w:t>
      </w:r>
    </w:p>
    <w:p w:rsidR="006E6C28" w:rsidP="006E6C28" w:rsidRDefault="006E6C28" w14:paraId="1505A694" w14:textId="69CC70F7">
      <w:pPr>
        <w:spacing w:line="278" w:lineRule="auto"/>
        <w:rPr>
          <w:rFonts w:ascii="Aptos" w:hAnsi="Aptos" w:eastAsia="Aptos" w:cs="Aptos"/>
          <w:color w:val="FF177C"/>
        </w:rPr>
      </w:pPr>
      <w:r w:rsidRPr="1E8A139A">
        <w:rPr>
          <w:rFonts w:ascii="Aptos" w:hAnsi="Aptos" w:eastAsia="Aptos" w:cs="Aptos"/>
          <w:b/>
          <w:color w:val="FF177C"/>
        </w:rPr>
        <w:t>Alternativa D, incorreta</w:t>
      </w:r>
      <w:r w:rsidRPr="0029531A">
        <w:rPr>
          <w:rFonts w:ascii="Aptos" w:hAnsi="Aptos" w:eastAsia="Aptos" w:cs="Aptos"/>
          <w:bCs/>
          <w:color w:val="FF177C"/>
        </w:rPr>
        <w:t xml:space="preserve">. </w:t>
      </w:r>
      <w:r w:rsidRPr="0029531A" w:rsidR="0029531A">
        <w:rPr>
          <w:rFonts w:ascii="Aptos" w:hAnsi="Aptos" w:eastAsia="Aptos" w:cs="Aptos"/>
          <w:bCs/>
          <w:color w:val="FF177C"/>
        </w:rPr>
        <w:t xml:space="preserve">Vamos pensar juntos? </w:t>
      </w:r>
      <w:r w:rsidRPr="252838ED">
        <w:rPr>
          <w:rFonts w:ascii="Aptos" w:hAnsi="Aptos" w:eastAsia="Aptos" w:cs="Aptos"/>
          <w:color w:val="FF177C"/>
        </w:rPr>
        <w:t>Ao aceitar os termos, a usuária concede a licença "automaticamente", eliminando a necessidade de permissões futuras para os usos descritos.</w:t>
      </w:r>
    </w:p>
    <w:p w:rsidRPr="004B495E" w:rsidR="006E6C28" w:rsidP="006E6C28" w:rsidRDefault="006E6C28" w14:paraId="14D449C5" w14:textId="77777777">
      <w:pPr>
        <w:spacing w:line="278" w:lineRule="auto"/>
        <w:rPr>
          <w:rFonts w:ascii="Aptos" w:hAnsi="Aptos" w:eastAsia="Aptos" w:cs="Aptos"/>
          <w:color w:val="FF177C"/>
        </w:rPr>
      </w:pPr>
    </w:p>
    <w:p w:rsidRPr="00CF48CD" w:rsidR="006E6C28" w:rsidP="006E6C28" w:rsidRDefault="006E6C28" w14:paraId="2F1ED86B" w14:textId="77777777">
      <w:pPr>
        <w:spacing w:line="278" w:lineRule="auto"/>
        <w:rPr>
          <w:rFonts w:ascii="Aptos" w:hAnsi="Aptos" w:eastAsia="Aptos" w:cs="Aptos"/>
          <w:b/>
          <w:color w:val="76BA5B"/>
          <w:sz w:val="28"/>
          <w:szCs w:val="28"/>
        </w:rPr>
      </w:pPr>
      <w:commentRangeStart w:id="25"/>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2</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 xml:space="preserve">– </w:t>
      </w:r>
      <w:commentRangeEnd w:id="25"/>
      <w:r>
        <w:rPr>
          <w:rStyle w:val="Refdecomentrio"/>
        </w:rPr>
        <w:commentReference w:id="25"/>
      </w:r>
      <w:r w:rsidRPr="615A83D0">
        <w:rPr>
          <w:rFonts w:ascii="Aptos" w:hAnsi="Aptos" w:eastAsia="Aptos" w:cs="Aptos"/>
          <w:b/>
          <w:bCs/>
          <w:color w:val="76BA5B"/>
          <w:sz w:val="28"/>
          <w:szCs w:val="28"/>
        </w:rPr>
        <w:t>Direitos e consequências</w:t>
      </w:r>
    </w:p>
    <w:p w:rsidR="006E6C28" w:rsidP="006E6C28" w:rsidRDefault="006E6C28" w14:paraId="4D615025" w14:textId="77777777">
      <w:pPr>
        <w:spacing w:line="278" w:lineRule="auto"/>
        <w:rPr>
          <w:rFonts w:ascii="Aptos" w:hAnsi="Aptos" w:eastAsia="Aptos" w:cs="Aptos"/>
          <w:color w:val="262626" w:themeColor="text1" w:themeTint="D9"/>
        </w:rPr>
      </w:pPr>
      <w:r w:rsidRPr="79BBE23A">
        <w:rPr>
          <w:rFonts w:ascii="Aptos" w:hAnsi="Aptos" w:eastAsia="Aptos" w:cs="Aptos"/>
          <w:color w:val="262626" w:themeColor="text1" w:themeTint="D9"/>
        </w:rPr>
        <w:t>Ao aceitar os termos de uso de uma plataforma digital, o usuário estabelece um acordo que define seus direitos e as permissões que concede à empresa sobre seus dados.</w:t>
      </w:r>
    </w:p>
    <w:p w:rsidR="006E6C28" w:rsidP="006E6C28" w:rsidRDefault="72789659" w14:paraId="294C7C07" w14:textId="198A85B9">
      <w:pPr>
        <w:spacing w:line="278" w:lineRule="auto"/>
      </w:pPr>
      <w:r w:rsidRPr="66D11F24">
        <w:rPr>
          <w:rFonts w:ascii="Aptos" w:hAnsi="Aptos" w:eastAsia="Aptos" w:cs="Aptos"/>
          <w:color w:val="000000" w:themeColor="text1"/>
        </w:rPr>
        <w:t xml:space="preserve">Pensando nisso, a seguir, </w:t>
      </w:r>
      <w:r w:rsidRPr="66D11F24" w:rsidR="48CE2AB7">
        <w:rPr>
          <w:rFonts w:ascii="Aptos" w:hAnsi="Aptos" w:eastAsia="Aptos" w:cs="Aptos"/>
          <w:color w:val="000000" w:themeColor="text1"/>
        </w:rPr>
        <w:t>r</w:t>
      </w:r>
      <w:r w:rsidRPr="66D11F24" w:rsidR="4918BBE9">
        <w:rPr>
          <w:rFonts w:ascii="Aptos" w:hAnsi="Aptos" w:eastAsia="Aptos" w:cs="Aptos"/>
          <w:color w:val="000000" w:themeColor="text1"/>
        </w:rPr>
        <w:t>elacione os direitos e ações do usuário na coluna A com as consequências diretas descritas na coluna B:</w:t>
      </w:r>
    </w:p>
    <w:p w:rsidR="006E6C28" w:rsidP="006E6C28" w:rsidRDefault="4918BBE9" w14:paraId="763ED130" w14:textId="1C8CCDD5">
      <w:pPr>
        <w:rPr>
          <w:sz w:val="28"/>
          <w:szCs w:val="28"/>
        </w:rPr>
      </w:pPr>
      <w:r>
        <w:t xml:space="preserve">| Coluna A | Coluna B | </w:t>
      </w:r>
    </w:p>
    <w:p w:rsidR="006E6C28" w:rsidP="006E6C28" w:rsidRDefault="006E6C28" w14:paraId="62EC0490" w14:textId="77777777">
      <w:pPr>
        <w:rPr>
          <w:sz w:val="28"/>
          <w:szCs w:val="28"/>
        </w:rPr>
      </w:pPr>
      <w:r w:rsidRPr="4FEE7B13">
        <w:t xml:space="preserve">| -------- | ------- | </w:t>
      </w:r>
    </w:p>
    <w:p w:rsidR="006E6C28" w:rsidP="006E6C28" w:rsidRDefault="006E6C28" w14:paraId="1377F855" w14:textId="77777777">
      <w:pPr>
        <w:rPr>
          <w:sz w:val="28"/>
          <w:szCs w:val="28"/>
        </w:rPr>
      </w:pPr>
      <w:r w:rsidRPr="4FEE7B13">
        <w:t xml:space="preserve">| A. </w:t>
      </w:r>
      <w:r w:rsidRPr="6CA3FF14">
        <w:rPr>
          <w:rFonts w:ascii="Aptos" w:hAnsi="Aptos" w:eastAsia="Aptos" w:cs="Aptos"/>
        </w:rPr>
        <w:t>Direito à portabilidade de dados</w:t>
      </w:r>
      <w:r>
        <w:t xml:space="preserve"> | 1. </w:t>
      </w:r>
      <w:r w:rsidRPr="5D565D41">
        <w:rPr>
          <w:rFonts w:ascii="Aptos" w:hAnsi="Aptos" w:eastAsia="Aptos" w:cs="Aptos"/>
        </w:rPr>
        <w:t>O perfil do usuário pode ser usado em campanhas publicitárias da plataforma sem aviso prévio.</w:t>
      </w:r>
      <w:r>
        <w:t xml:space="preserve"> | </w:t>
      </w:r>
    </w:p>
    <w:p w:rsidR="006E6C28" w:rsidP="006E6C28" w:rsidRDefault="006E6C28" w14:paraId="7C7E9D8E" w14:textId="77777777">
      <w:pPr>
        <w:rPr>
          <w:sz w:val="28"/>
          <w:szCs w:val="28"/>
        </w:rPr>
      </w:pPr>
      <w:r w:rsidRPr="4FEE7B13">
        <w:t xml:space="preserve">| B. </w:t>
      </w:r>
      <w:r w:rsidRPr="75DC5FB1">
        <w:rPr>
          <w:rFonts w:ascii="Aptos" w:hAnsi="Aptos" w:eastAsia="Aptos" w:cs="Aptos"/>
        </w:rPr>
        <w:t>Consentimento para uso de imagem</w:t>
      </w:r>
      <w:r>
        <w:t xml:space="preserve"> | 2. </w:t>
      </w:r>
      <w:r w:rsidRPr="47B7D3F2">
        <w:rPr>
          <w:rFonts w:ascii="Aptos" w:hAnsi="Aptos" w:eastAsia="Aptos" w:cs="Aptos"/>
        </w:rPr>
        <w:t>A empresa pode coletar informações sobre os sites que o usuário visita para direcionar anúncios.</w:t>
      </w:r>
      <w:r>
        <w:t xml:space="preserve"> | </w:t>
      </w:r>
    </w:p>
    <w:p w:rsidR="006E6C28" w:rsidP="006E6C28" w:rsidRDefault="4918BBE9" w14:paraId="206F5822" w14:textId="61809A74">
      <w:pPr>
        <w:rPr>
          <w:sz w:val="28"/>
          <w:szCs w:val="28"/>
        </w:rPr>
      </w:pPr>
      <w:r>
        <w:t xml:space="preserve">| C. </w:t>
      </w:r>
      <w:r w:rsidRPr="66D11F24">
        <w:rPr>
          <w:rFonts w:ascii="Aptos" w:hAnsi="Aptos" w:eastAsia="Aptos" w:cs="Aptos"/>
        </w:rPr>
        <w:t>Aceitação de cookies de rastreamento</w:t>
      </w:r>
      <w:r>
        <w:t xml:space="preserve"> | 3. </w:t>
      </w:r>
      <w:r w:rsidR="4597FF8F">
        <w:t xml:space="preserve">O </w:t>
      </w:r>
      <w:r w:rsidRPr="66D11F24">
        <w:rPr>
          <w:rFonts w:ascii="Aptos" w:hAnsi="Aptos" w:eastAsia="Aptos" w:cs="Aptos"/>
        </w:rPr>
        <w:t xml:space="preserve">usuário pode ser alvo de golpes de </w:t>
      </w:r>
      <w:proofErr w:type="spellStart"/>
      <w:r w:rsidRPr="66D11F24">
        <w:rPr>
          <w:rFonts w:ascii="Aptos" w:hAnsi="Aptos" w:eastAsia="Aptos" w:cs="Aptos"/>
        </w:rPr>
        <w:t>phishing</w:t>
      </w:r>
      <w:proofErr w:type="spellEnd"/>
      <w:r w:rsidRPr="66D11F24">
        <w:rPr>
          <w:rFonts w:ascii="Aptos" w:hAnsi="Aptos" w:eastAsia="Aptos" w:cs="Aptos"/>
        </w:rPr>
        <w:t xml:space="preserve"> caso a plataforma sofra um vazamento de dados.</w:t>
      </w:r>
      <w:r>
        <w:t xml:space="preserve"> |</w:t>
      </w:r>
    </w:p>
    <w:p w:rsidR="006E6C28" w:rsidP="006E6C28" w:rsidRDefault="006E6C28" w14:paraId="6A94DA74" w14:textId="77777777">
      <w:r w:rsidRPr="120ED3D5">
        <w:t xml:space="preserve">| D. </w:t>
      </w:r>
      <w:r w:rsidRPr="6FBB82F9">
        <w:rPr>
          <w:rFonts w:ascii="Aptos" w:hAnsi="Aptos" w:eastAsia="Aptos" w:cs="Aptos"/>
        </w:rPr>
        <w:t xml:space="preserve">Fornecimento de dados pessoais (e-mail, telefone) </w:t>
      </w:r>
      <w:r>
        <w:t xml:space="preserve">| 4. </w:t>
      </w:r>
      <w:r w:rsidRPr="344DC051">
        <w:rPr>
          <w:rFonts w:ascii="Aptos" w:hAnsi="Aptos" w:eastAsia="Aptos" w:cs="Aptos"/>
        </w:rPr>
        <w:t>O usuário pode solicitar uma cópia de todos os seus dados pessoais que a empresa armazenou.</w:t>
      </w:r>
      <w:r>
        <w:t xml:space="preserve"> |</w:t>
      </w:r>
    </w:p>
    <w:p w:rsidR="006E6C28" w:rsidP="006E6C28" w:rsidRDefault="006E6C28" w14:paraId="6B8D86A1" w14:textId="77777777">
      <w:pPr>
        <w:spacing w:line="278" w:lineRule="auto"/>
        <w:rPr>
          <w:rFonts w:ascii="Aptos" w:hAnsi="Aptos" w:eastAsia="Aptos" w:cs="Aptos"/>
          <w:color w:val="262626" w:themeColor="text1" w:themeTint="D9"/>
        </w:rPr>
      </w:pPr>
      <w:r w:rsidRPr="77853C7E">
        <w:rPr>
          <w:rFonts w:ascii="Aptos" w:hAnsi="Aptos" w:eastAsia="Aptos" w:cs="Aptos"/>
          <w:color w:val="262626" w:themeColor="text1" w:themeTint="D9"/>
        </w:rPr>
        <w:t>A partir dessa análise, as associações corretas são, respectivamente:</w:t>
      </w:r>
    </w:p>
    <w:p w:rsidR="006E6C28" w:rsidP="006E6C28" w:rsidRDefault="006E6C28" w14:paraId="2F72BD4F" w14:textId="77777777">
      <w:pPr>
        <w:spacing w:line="278" w:lineRule="auto"/>
      </w:pPr>
      <w:r w:rsidRPr="2E186946">
        <w:rPr>
          <w:rFonts w:ascii="Aptos" w:hAnsi="Aptos" w:eastAsia="Aptos" w:cs="Aptos"/>
          <w:color w:val="262626" w:themeColor="text1" w:themeTint="D9"/>
        </w:rPr>
        <w:t>A) A - 1, B - 2, C - 3, D - 4.</w:t>
      </w:r>
    </w:p>
    <w:p w:rsidR="006E6C28" w:rsidP="006E6C28" w:rsidRDefault="006E6C28" w14:paraId="5FD54C0D" w14:textId="77777777">
      <w:pPr>
        <w:spacing w:line="278" w:lineRule="auto"/>
      </w:pPr>
      <w:r w:rsidRPr="77853C7E">
        <w:rPr>
          <w:rFonts w:ascii="Aptos" w:hAnsi="Aptos" w:eastAsia="Aptos" w:cs="Aptos"/>
          <w:color w:val="262626" w:themeColor="text1" w:themeTint="D9"/>
        </w:rPr>
        <w:t>B) A - 4, B - 1, C - 2, D - 3.</w:t>
      </w:r>
    </w:p>
    <w:p w:rsidR="006E6C28" w:rsidP="006E6C28" w:rsidRDefault="006E6C28" w14:paraId="14D36C16" w14:textId="77777777">
      <w:pPr>
        <w:spacing w:line="278" w:lineRule="auto"/>
      </w:pPr>
      <w:r w:rsidRPr="77853C7E">
        <w:rPr>
          <w:rFonts w:ascii="Aptos" w:hAnsi="Aptos" w:eastAsia="Aptos" w:cs="Aptos"/>
          <w:color w:val="262626" w:themeColor="text1" w:themeTint="D9"/>
        </w:rPr>
        <w:t>C) A - 2, B - 3, C - 4, D - 1.</w:t>
      </w:r>
    </w:p>
    <w:p w:rsidR="006E6C28" w:rsidP="006E6C28" w:rsidRDefault="006E6C28" w14:paraId="0DE647E9" w14:textId="77777777">
      <w:pPr>
        <w:spacing w:line="278" w:lineRule="auto"/>
      </w:pPr>
      <w:r w:rsidRPr="77853C7E">
        <w:rPr>
          <w:rFonts w:ascii="Aptos" w:hAnsi="Aptos" w:eastAsia="Aptos" w:cs="Aptos"/>
          <w:color w:val="262626" w:themeColor="text1" w:themeTint="D9"/>
        </w:rPr>
        <w:lastRenderedPageBreak/>
        <w:t>D) A - 4, B - 2, C - 1, D - 3.</w:t>
      </w:r>
    </w:p>
    <w:p w:rsidRPr="009211B5" w:rsidR="006E6C28" w:rsidP="006E6C28" w:rsidRDefault="4918BBE9" w14:paraId="566166CC" w14:textId="5EB39E3D">
      <w:pPr>
        <w:spacing w:line="278" w:lineRule="auto"/>
        <w:rPr>
          <w:rFonts w:ascii="Aptos" w:hAnsi="Aptos" w:eastAsia="Aptos" w:cs="Aptos"/>
          <w:color w:val="FF177C"/>
        </w:rPr>
      </w:pPr>
      <w:commentRangeStart w:id="26"/>
      <w:r w:rsidRPr="01CE96B0" w:rsidR="4918BBE9">
        <w:rPr>
          <w:rFonts w:ascii="Aptos" w:hAnsi="Aptos" w:eastAsia="Aptos" w:cs="Aptos"/>
          <w:b w:val="1"/>
          <w:bCs w:val="1"/>
          <w:color w:val="FF177C"/>
        </w:rPr>
        <w:t>Alternativa</w:t>
      </w:r>
      <w:commentRangeEnd w:id="26"/>
      <w:r>
        <w:rPr>
          <w:rStyle w:val="CommentReference"/>
        </w:rPr>
        <w:commentReference w:id="26"/>
      </w:r>
      <w:r w:rsidRPr="01CE96B0" w:rsidR="4918BBE9">
        <w:rPr>
          <w:rFonts w:ascii="Aptos" w:hAnsi="Aptos" w:eastAsia="Aptos" w:cs="Aptos"/>
          <w:b w:val="1"/>
          <w:bCs w:val="1"/>
          <w:color w:val="FF177C"/>
        </w:rPr>
        <w:t xml:space="preserve"> A, incorreta.</w:t>
      </w:r>
      <w:r w:rsidRPr="01CE96B0" w:rsidR="4918BBE9">
        <w:rPr>
          <w:rFonts w:ascii="Aptos" w:hAnsi="Aptos" w:eastAsia="Aptos" w:cs="Aptos"/>
          <w:color w:val="FF177C"/>
        </w:rPr>
        <w:t xml:space="preserve"> </w:t>
      </w:r>
      <w:r w:rsidRPr="01CE96B0" w:rsidR="00BB335E">
        <w:rPr>
          <w:rFonts w:ascii="Aptos" w:hAnsi="Aptos" w:eastAsia="Aptos" w:cs="Aptos"/>
          <w:color w:val="FF177C"/>
        </w:rPr>
        <w:t>Boa tentativa! Dica: identifique, em cada consequência, quem age (usuário ou empresa) e o tipo de ação (pedir, autorizar, monitorar, compartilhar). Refaça os pares priorizando essa coerência imediata.</w:t>
      </w:r>
    </w:p>
    <w:p w:rsidR="006E6C28" w:rsidP="006E6C28" w:rsidRDefault="006E6C28" w14:paraId="71B17FF1" w14:textId="40B47255">
      <w:pPr>
        <w:spacing w:line="278" w:lineRule="auto"/>
        <w:rPr>
          <w:rFonts w:ascii="Aptos" w:hAnsi="Aptos" w:eastAsia="Aptos" w:cs="Aptos"/>
          <w:color w:val="FF177C"/>
        </w:rPr>
      </w:pPr>
      <w:r w:rsidRPr="6996D4A1">
        <w:rPr>
          <w:rFonts w:ascii="Aptos" w:hAnsi="Aptos" w:eastAsia="Aptos" w:cs="Aptos"/>
          <w:b/>
          <w:color w:val="FF177C"/>
        </w:rPr>
        <w:t xml:space="preserve">Alternativa B, correta. </w:t>
      </w:r>
      <w:r w:rsidRPr="00B76444" w:rsidR="00B76444">
        <w:rPr>
          <w:rFonts w:ascii="Aptos" w:hAnsi="Aptos" w:eastAsia="Aptos" w:cs="Aptos"/>
          <w:color w:val="FF177C"/>
        </w:rPr>
        <w:t>Muito bem! Você conectou corretamente cada direito e ação às consequências diretas, mostrando que entendeu como os termos de uso, consentimentos e cookies determinam o tratamento dos dados e as utilizações pela plataforma.</w:t>
      </w:r>
    </w:p>
    <w:p w:rsidRPr="009211B5" w:rsidR="006E6C28" w:rsidP="006E6C28" w:rsidRDefault="006E6C28" w14:paraId="4186269A" w14:textId="03AB8822">
      <w:pPr>
        <w:spacing w:line="278" w:lineRule="auto"/>
        <w:rPr>
          <w:rFonts w:ascii="Aptos" w:hAnsi="Aptos" w:eastAsia="Aptos" w:cs="Aptos"/>
          <w:color w:val="FF177C"/>
        </w:rPr>
      </w:pPr>
      <w:r w:rsidRPr="79F73FA7">
        <w:rPr>
          <w:rFonts w:ascii="Aptos" w:hAnsi="Aptos" w:eastAsia="Aptos" w:cs="Aptos"/>
          <w:b/>
          <w:color w:val="FF177C"/>
        </w:rPr>
        <w:t>Alternativa C, incorreta.</w:t>
      </w:r>
      <w:r w:rsidRPr="50D1B7EA">
        <w:rPr>
          <w:rFonts w:ascii="Aptos" w:hAnsi="Aptos" w:eastAsia="Aptos" w:cs="Aptos"/>
          <w:color w:val="FF177C"/>
        </w:rPr>
        <w:t xml:space="preserve"> </w:t>
      </w:r>
      <w:r w:rsidRPr="00D20BD1" w:rsidR="00D20BD1">
        <w:rPr>
          <w:rFonts w:ascii="Aptos" w:hAnsi="Aptos" w:eastAsia="Aptos" w:cs="Aptos"/>
          <w:color w:val="FF177C"/>
        </w:rPr>
        <w:t>Quase lá! Dica: sublinhe as palavras-centro nas consequências e verifique se combinam com a natureza da ação na coluna.</w:t>
      </w:r>
    </w:p>
    <w:p w:rsidR="006E6C28" w:rsidP="006E6C28" w:rsidRDefault="006E6C28" w14:paraId="5283CB12" w14:textId="1EFE313F">
      <w:pPr>
        <w:spacing w:line="278" w:lineRule="auto"/>
        <w:rPr>
          <w:rFonts w:ascii="Aptos" w:hAnsi="Aptos" w:eastAsia="Aptos" w:cs="Aptos"/>
          <w:color w:val="FF177C"/>
        </w:rPr>
      </w:pPr>
      <w:r w:rsidRPr="79F73FA7">
        <w:rPr>
          <w:rFonts w:ascii="Aptos" w:hAnsi="Aptos" w:eastAsia="Aptos" w:cs="Aptos"/>
          <w:b/>
          <w:color w:val="FF177C"/>
        </w:rPr>
        <w:t>Alternativa D, incorreta.</w:t>
      </w:r>
      <w:r w:rsidRPr="50D1B7EA">
        <w:rPr>
          <w:rFonts w:ascii="Aptos" w:hAnsi="Aptos" w:eastAsia="Aptos" w:cs="Aptos"/>
          <w:color w:val="FF177C"/>
        </w:rPr>
        <w:t xml:space="preserve"> </w:t>
      </w:r>
      <w:r w:rsidR="00D20BD1">
        <w:rPr>
          <w:rFonts w:ascii="Aptos" w:hAnsi="Aptos" w:eastAsia="Aptos" w:cs="Aptos"/>
          <w:color w:val="FF177C"/>
        </w:rPr>
        <w:t xml:space="preserve">Que tal tentar novamente? </w:t>
      </w:r>
      <w:r w:rsidRPr="00D20BD1" w:rsidR="00D20BD1">
        <w:rPr>
          <w:rFonts w:ascii="Aptos" w:hAnsi="Aptos" w:eastAsia="Aptos" w:cs="Aptos"/>
          <w:color w:val="FF177C"/>
        </w:rPr>
        <w:t>Dica: confira se a consequência é um efeito direto da ação indicada (sem precisar de etapas intermediárias). Se parecer exigir outro evento antes, reavalie o emparelhamento.</w:t>
      </w:r>
    </w:p>
    <w:p w:rsidRPr="00CF48CD" w:rsidR="006E6C28" w:rsidP="006E6C28" w:rsidRDefault="006E6C28" w14:paraId="25124550" w14:textId="77777777">
      <w:pPr>
        <w:spacing w:line="278" w:lineRule="auto"/>
        <w:rPr>
          <w:rFonts w:ascii="Aptos" w:hAnsi="Aptos" w:eastAsia="Aptos" w:cs="Aptos"/>
          <w:b/>
          <w:color w:val="76BA5B"/>
          <w:sz w:val="28"/>
          <w:szCs w:val="28"/>
        </w:rPr>
      </w:pPr>
      <w:commentRangeStart w:id="27"/>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3</w:t>
      </w:r>
      <w:r w:rsidRPr="00CF48CD">
        <w:rPr>
          <w:rFonts w:ascii="Aptos" w:hAnsi="Aptos" w:eastAsia="Aptos" w:cs="Aptos"/>
          <w:b/>
          <w:bCs/>
          <w:color w:val="76BA5B"/>
          <w:sz w:val="28"/>
          <w:szCs w:val="28"/>
        </w:rPr>
        <w:t xml:space="preserve"> – </w:t>
      </w:r>
      <w:commentRangeEnd w:id="27"/>
      <w:r>
        <w:rPr>
          <w:rStyle w:val="Refdecomentrio"/>
        </w:rPr>
        <w:commentReference w:id="27"/>
      </w:r>
      <w:r w:rsidRPr="5BB75DBC">
        <w:rPr>
          <w:rFonts w:ascii="Aptos" w:hAnsi="Aptos" w:eastAsia="Aptos" w:cs="Aptos"/>
          <w:b/>
          <w:bCs/>
          <w:color w:val="76BA5B"/>
          <w:sz w:val="28"/>
          <w:szCs w:val="28"/>
        </w:rPr>
        <w:t>O Caminho do "Aceito"</w:t>
      </w:r>
    </w:p>
    <w:p w:rsidR="006E6C28" w:rsidP="006E6C28" w:rsidRDefault="006E6C28" w14:paraId="48F9C463" w14:textId="77777777">
      <w:pPr>
        <w:spacing w:before="240" w:after="240" w:line="278" w:lineRule="auto"/>
      </w:pPr>
      <w:r w:rsidRPr="7C9CE79C">
        <w:rPr>
          <w:rFonts w:ascii="Aptos" w:hAnsi="Aptos" w:eastAsia="Aptos" w:cs="Aptos"/>
        </w:rPr>
        <w:t>Muitos usuários, ao se depararem com um longo texto de termos de uso, acabam aceitando sem ler, o que desencadeia um processo com várias implicações sobre sua privacidade e segurança.</w:t>
      </w:r>
    </w:p>
    <w:p w:rsidR="006E6C28" w:rsidP="006E6C28" w:rsidRDefault="006E6C28" w14:paraId="30EFD7E4" w14:textId="77777777">
      <w:pPr>
        <w:spacing w:before="240" w:after="240" w:line="278" w:lineRule="auto"/>
      </w:pPr>
      <w:r w:rsidRPr="7C9CE79C">
        <w:rPr>
          <w:rFonts w:ascii="Aptos" w:hAnsi="Aptos" w:eastAsia="Aptos" w:cs="Aptos"/>
        </w:rPr>
        <w:t xml:space="preserve">Com base nisso, </w:t>
      </w:r>
      <w:r w:rsidRPr="2C8638E8">
        <w:rPr>
          <w:rFonts w:ascii="Aptos" w:hAnsi="Aptos" w:eastAsia="Aptos" w:cs="Aptos"/>
        </w:rPr>
        <w:t>organize os</w:t>
      </w:r>
      <w:r w:rsidRPr="7C9CE79C">
        <w:rPr>
          <w:rFonts w:ascii="Aptos" w:hAnsi="Aptos" w:eastAsia="Aptos" w:cs="Aptos"/>
        </w:rPr>
        <w:t xml:space="preserve"> blocos abaixo para preencher as lacunas com as palavras na ordem correta.</w:t>
      </w:r>
    </w:p>
    <w:p w:rsidR="006E6C28" w:rsidP="006E6C28" w:rsidRDefault="006E6C28" w14:paraId="7C3A1C11" w14:textId="77777777">
      <w:pPr>
        <w:spacing w:before="240" w:after="240" w:line="278" w:lineRule="auto"/>
      </w:pPr>
      <w:r w:rsidRPr="7C9CE79C">
        <w:rPr>
          <w:rFonts w:ascii="Aptos" w:hAnsi="Aptos" w:eastAsia="Aptos" w:cs="Aptos"/>
        </w:rPr>
        <w:t>O usuário se cadastra em um novo aplicativo e, para acessá-lo, clica em "Aceito" ________________________.</w:t>
      </w:r>
    </w:p>
    <w:p w:rsidR="006E6C28" w:rsidP="006E6C28" w:rsidRDefault="006E6C28" w14:paraId="5C53BB00" w14:textId="77777777">
      <w:pPr>
        <w:spacing w:before="240" w:after="240" w:line="278" w:lineRule="auto"/>
      </w:pPr>
      <w:r w:rsidRPr="7C9CE79C">
        <w:rPr>
          <w:rFonts w:ascii="Aptos" w:hAnsi="Aptos" w:eastAsia="Aptos" w:cs="Aptos"/>
        </w:rPr>
        <w:t>Com essa permissão, a empresa ________________________ com parceiros comerciais para fins de marketing.</w:t>
      </w:r>
    </w:p>
    <w:p w:rsidR="006E6C28" w:rsidP="006E6C28" w:rsidRDefault="006E6C28" w14:paraId="1339CE89" w14:textId="77777777">
      <w:pPr>
        <w:spacing w:before="240" w:after="240" w:line="278" w:lineRule="auto"/>
      </w:pPr>
      <w:r w:rsidRPr="7C9CE79C">
        <w:rPr>
          <w:rFonts w:ascii="Aptos" w:hAnsi="Aptos" w:eastAsia="Aptos" w:cs="Aptos"/>
        </w:rPr>
        <w:t>Por fim, o usuário começa a ________________________ de empresas que ele não conhece, sem entender como conseguiram seu contato.</w:t>
      </w:r>
    </w:p>
    <w:p w:rsidR="006E6C28" w:rsidP="006E6C28" w:rsidRDefault="006E6C28" w14:paraId="2BB527F3" w14:textId="77777777">
      <w:pPr>
        <w:spacing w:before="240" w:after="240" w:line="278" w:lineRule="auto"/>
      </w:pPr>
      <w:r w:rsidRPr="7C9CE79C">
        <w:rPr>
          <w:rFonts w:ascii="Aptos" w:hAnsi="Aptos" w:eastAsia="Aptos" w:cs="Aptos"/>
        </w:rPr>
        <w:t>A experiência do usuário é impactada, pois seus ________________________ foram compartilhados sem que ele tivesse plena consciência.</w:t>
      </w:r>
    </w:p>
    <w:p w:rsidR="006E6C28" w:rsidP="006E6C28" w:rsidRDefault="006E6C28" w14:paraId="5FCA685F" w14:textId="77777777">
      <w:pPr>
        <w:pStyle w:val="Blocos"/>
        <w:rPr>
          <w:lang w:val="pt-BR"/>
        </w:rPr>
      </w:pPr>
      <w:r w:rsidRPr="226450E8">
        <w:rPr>
          <w:lang w:val="pt-BR"/>
        </w:rPr>
        <w:t>compartilha o e-mail do usuário</w:t>
      </w:r>
    </w:p>
    <w:p w:rsidR="006E6C28" w:rsidP="006E6C28" w:rsidRDefault="006E6C28" w14:paraId="7312EF35" w14:textId="77777777">
      <w:pPr>
        <w:pStyle w:val="Blocos"/>
        <w:rPr>
          <w:lang w:val="pt-BR"/>
        </w:rPr>
      </w:pPr>
      <w:r w:rsidRPr="06329F74">
        <w:rPr>
          <w:lang w:val="pt-BR"/>
        </w:rPr>
        <w:t>sem ler os termos de uso</w:t>
      </w:r>
    </w:p>
    <w:p w:rsidR="006E6C28" w:rsidP="006E6C28" w:rsidRDefault="006E6C28" w14:paraId="386FB745" w14:textId="77777777">
      <w:pPr>
        <w:pStyle w:val="Blocos"/>
        <w:rPr>
          <w:lang w:val="pt-BR"/>
        </w:rPr>
      </w:pPr>
      <w:r w:rsidRPr="2FE1274F">
        <w:rPr>
          <w:lang w:val="pt-BR"/>
        </w:rPr>
        <w:t>dados pessoais</w:t>
      </w:r>
    </w:p>
    <w:p w:rsidR="006E6C28" w:rsidP="006E6C28" w:rsidRDefault="006E6C28" w14:paraId="30D6A503" w14:textId="77777777">
      <w:pPr>
        <w:pStyle w:val="Blocos"/>
        <w:rPr>
          <w:lang w:val="pt-BR"/>
        </w:rPr>
      </w:pPr>
      <w:r w:rsidRPr="4C923849">
        <w:rPr>
          <w:lang w:val="pt-BR"/>
        </w:rPr>
        <w:lastRenderedPageBreak/>
        <w:t>receber e-mails de spam</w:t>
      </w:r>
    </w:p>
    <w:p w:rsidRPr="00CF48CD" w:rsidR="006E6C28" w:rsidP="006E6C28" w:rsidRDefault="006E6C28" w14:paraId="358540DA" w14:textId="77777777">
      <w:pPr>
        <w:spacing w:line="278" w:lineRule="auto"/>
        <w:rPr>
          <w:rFonts w:ascii="Aptos" w:hAnsi="Aptos" w:eastAsia="Aptos" w:cs="Aptos"/>
          <w:color w:val="FF177C"/>
          <w:sz w:val="28"/>
          <w:szCs w:val="28"/>
        </w:rPr>
      </w:pPr>
    </w:p>
    <w:p w:rsidRPr="00CF48CD" w:rsidR="006E6C28" w:rsidP="006E6C28" w:rsidRDefault="006E6C28" w14:paraId="5415C017" w14:textId="77777777">
      <w:pPr>
        <w:pBdr>
          <w:top w:val="single" w:color="000000" w:sz="4" w:space="4"/>
          <w:bottom w:val="single" w:color="000000" w:sz="4" w:space="4"/>
        </w:pBdr>
        <w:spacing w:line="278" w:lineRule="auto"/>
        <w:rPr>
          <w:rFonts w:ascii="Aptos" w:hAnsi="Aptos" w:eastAsia="Aptos" w:cs="Aptos"/>
          <w:sz w:val="28"/>
          <w:szCs w:val="28"/>
        </w:rPr>
      </w:pPr>
    </w:p>
    <w:p w:rsidR="006E6C28" w:rsidP="006E6C28" w:rsidRDefault="006E6C28" w14:paraId="6177047A" w14:textId="353749C7">
      <w:pPr>
        <w:spacing w:line="278" w:lineRule="auto"/>
        <w:rPr>
          <w:rFonts w:ascii="Aptos" w:hAnsi="Aptos" w:eastAsia="Aptos" w:cs="Aptos"/>
          <w:color w:val="FF177C"/>
        </w:rPr>
      </w:pPr>
      <w:r w:rsidRPr="13A37F22" w:rsidR="006E6C28">
        <w:rPr>
          <w:rFonts w:ascii="Aptos" w:hAnsi="Aptos" w:eastAsia="Aptos" w:cs="Aptos"/>
          <w:b w:val="1"/>
          <w:bCs w:val="1"/>
          <w:color w:val="FF177C"/>
        </w:rPr>
        <w:t>Sequência correta:</w:t>
      </w:r>
      <w:r w:rsidRPr="13A37F22" w:rsidR="006E6C28">
        <w:rPr>
          <w:rFonts w:ascii="Aptos" w:hAnsi="Aptos" w:eastAsia="Aptos" w:cs="Aptos"/>
          <w:color w:val="FF177C"/>
        </w:rPr>
        <w:t xml:space="preserve"> </w:t>
      </w:r>
      <w:r w:rsidRPr="13A37F22" w:rsidR="006E6C28">
        <w:rPr>
          <w:rFonts w:ascii="Aptos" w:hAnsi="Aptos" w:eastAsia="Aptos" w:cs="Aptos"/>
          <w:color w:val="FF177C"/>
        </w:rPr>
        <w:t xml:space="preserve">2 | </w:t>
      </w:r>
      <w:r w:rsidRPr="13A37F22" w:rsidR="006E6C28">
        <w:rPr>
          <w:rFonts w:ascii="Aptos" w:hAnsi="Aptos" w:eastAsia="Aptos" w:cs="Aptos"/>
          <w:color w:val="FF177C"/>
        </w:rPr>
        <w:t xml:space="preserve">1 | </w:t>
      </w:r>
      <w:r w:rsidRPr="13A37F22" w:rsidR="006E6C28">
        <w:rPr>
          <w:rFonts w:ascii="Aptos" w:hAnsi="Aptos" w:eastAsia="Aptos" w:cs="Aptos"/>
          <w:color w:val="FF177C"/>
        </w:rPr>
        <w:t>4</w:t>
      </w:r>
      <w:r w:rsidRPr="13A37F22" w:rsidR="006E6C28">
        <w:rPr>
          <w:rFonts w:ascii="Aptos" w:hAnsi="Aptos" w:eastAsia="Aptos" w:cs="Aptos"/>
          <w:color w:val="FF177C"/>
        </w:rPr>
        <w:t xml:space="preserve"> | </w:t>
      </w:r>
      <w:r w:rsidRPr="13A37F22" w:rsidR="05F13E9B">
        <w:rPr>
          <w:rFonts w:ascii="Aptos" w:hAnsi="Aptos" w:eastAsia="Aptos" w:cs="Aptos"/>
          <w:color w:val="FF177C"/>
        </w:rPr>
        <w:t>3</w:t>
      </w:r>
    </w:p>
    <w:p w:rsidRPr="004A4647" w:rsidR="006E6C28" w:rsidP="006E6C28" w:rsidRDefault="006E6C28" w14:paraId="2DF39928" w14:textId="77777777">
      <w:pPr>
        <w:spacing w:line="278" w:lineRule="auto"/>
        <w:rPr>
          <w:rFonts w:ascii="Aptos" w:hAnsi="Aptos" w:eastAsia="Aptos" w:cs="Aptos"/>
          <w:b/>
          <w:bCs/>
          <w:color w:val="FF177C"/>
        </w:rPr>
      </w:pPr>
      <w:r w:rsidRPr="004A4647">
        <w:rPr>
          <w:rFonts w:ascii="Aptos" w:hAnsi="Aptos" w:eastAsia="Aptos" w:cs="Aptos"/>
          <w:b/>
          <w:bCs/>
          <w:color w:val="FF177C"/>
        </w:rPr>
        <w:t>Plataforma</w:t>
      </w:r>
    </w:p>
    <w:p w:rsidRPr="00923856" w:rsidR="006E6C28" w:rsidP="006E6C28" w:rsidRDefault="006E6C28" w14:paraId="75476F64" w14:textId="77777777">
      <w:pPr>
        <w:spacing w:line="278" w:lineRule="auto"/>
        <w:rPr>
          <w:rFonts w:ascii="Aptos" w:hAnsi="Aptos" w:eastAsia="Aptos" w:cs="Aptos"/>
          <w:color w:val="FF177C"/>
        </w:rPr>
      </w:pPr>
      <w:r w:rsidRPr="004A4647">
        <w:rPr>
          <w:rFonts w:ascii="Aptos" w:hAnsi="Aptos" w:eastAsia="Aptos" w:cs="Aptos"/>
          <w:b/>
          <w:bCs/>
          <w:color w:val="FF177C"/>
        </w:rPr>
        <w:t>Resposta correta:</w:t>
      </w:r>
      <w:r w:rsidRPr="00923856">
        <w:rPr>
          <w:rFonts w:ascii="Aptos" w:hAnsi="Aptos" w:eastAsia="Aptos" w:cs="Aptos"/>
          <w:color w:val="FF177C"/>
        </w:rPr>
        <w:t xml:space="preserve"> Muito bem! </w:t>
      </w:r>
      <w:r w:rsidRPr="70313685">
        <w:rPr>
          <w:rFonts w:ascii="Aptos" w:hAnsi="Aptos" w:eastAsia="Aptos" w:cs="Aptos"/>
          <w:color w:val="FF177C"/>
        </w:rPr>
        <w:t>Você compreendeu a cadeia de eventos que pode levar à exposição de dados pessoais quando os termos de uso são aceitos sem uma análise cuidadosa.</w:t>
      </w:r>
    </w:p>
    <w:p w:rsidR="006E6C28" w:rsidP="006E6C28" w:rsidRDefault="006E6C28" w14:paraId="508943B1" w14:textId="6F5B2A03">
      <w:pPr>
        <w:spacing w:line="278" w:lineRule="auto"/>
        <w:rPr>
          <w:rFonts w:ascii="Aptos" w:hAnsi="Aptos" w:eastAsia="Aptos" w:cs="Aptos"/>
          <w:color w:val="FF177C"/>
        </w:rPr>
      </w:pPr>
      <w:r w:rsidRPr="41576350" w:rsidR="006E6C28">
        <w:rPr>
          <w:rFonts w:ascii="Aptos" w:hAnsi="Aptos" w:eastAsia="Aptos" w:cs="Aptos"/>
          <w:b w:val="1"/>
          <w:bCs w:val="1"/>
          <w:color w:val="FF177C"/>
        </w:rPr>
        <w:t xml:space="preserve">Resposta incorreta: </w:t>
      </w:r>
      <w:r w:rsidRPr="41576350" w:rsidR="006E6C28">
        <w:rPr>
          <w:rFonts w:ascii="Aptos" w:hAnsi="Aptos" w:eastAsia="Aptos" w:cs="Aptos"/>
          <w:color w:val="FF177C"/>
        </w:rPr>
        <w:t>Não</w:t>
      </w:r>
      <w:r w:rsidRPr="41576350" w:rsidR="006E6C28">
        <w:rPr>
          <w:rFonts w:ascii="Aptos" w:hAnsi="Aptos" w:eastAsia="Aptos" w:cs="Aptos"/>
          <w:color w:val="FF177C"/>
        </w:rPr>
        <w:t xml:space="preserve"> foi dessa vez, que tal tentar novamente? </w:t>
      </w:r>
      <w:r w:rsidRPr="41576350" w:rsidR="006E6C28">
        <w:rPr>
          <w:rFonts w:ascii="Aptos" w:hAnsi="Aptos" w:eastAsia="Aptos" w:cs="Aptos"/>
          <w:color w:val="FF177C"/>
        </w:rPr>
        <w:t>Lembre-se que o processo começa com o clique apressado em "Aceito", que é o que permite as ações subsequentes da empresa.</w:t>
      </w:r>
    </w:p>
    <w:p w:rsidR="41576350" w:rsidP="41576350" w:rsidRDefault="41576350" w14:paraId="4F2AF9E6" w14:textId="1BA8D8C7">
      <w:pPr>
        <w:pStyle w:val="Aula"/>
      </w:pPr>
    </w:p>
    <w:p w:rsidR="41576350" w:rsidP="41576350" w:rsidRDefault="41576350" w14:paraId="165BAF8D" w14:textId="610DA31B">
      <w:pPr>
        <w:pStyle w:val="Aula"/>
      </w:pPr>
    </w:p>
    <w:p w:rsidR="006E6C28" w:rsidP="006E6C28" w:rsidRDefault="006E6C28" w14:paraId="3CF6BA96" w14:textId="77777777">
      <w:pPr>
        <w:pStyle w:val="Aula"/>
      </w:pPr>
      <w:r w:rsidRPr="00A96408">
        <w:t xml:space="preserve">Aula </w:t>
      </w:r>
      <w:r>
        <w:t>6</w:t>
      </w:r>
    </w:p>
    <w:p w:rsidR="006E6C28" w:rsidP="006E6C28" w:rsidRDefault="006E6C28" w14:paraId="6060EBCD" w14:textId="77777777">
      <w:pPr>
        <w:pStyle w:val="Aula"/>
        <w:rPr>
          <w:rFonts w:ascii="Aptos" w:hAnsi="Aptos" w:eastAsia="Aptos" w:cs="Aptos"/>
          <w:b w:val="0"/>
          <w:bCs w:val="0"/>
          <w:color w:val="262626" w:themeColor="text1" w:themeTint="D9"/>
          <w:sz w:val="36"/>
          <w:szCs w:val="36"/>
        </w:rPr>
      </w:pPr>
      <w:r>
        <w:rPr>
          <w:rFonts w:ascii="Aptos" w:hAnsi="Aptos" w:eastAsia="Aptos" w:cs="Aptos"/>
          <w:color w:val="262626" w:themeColor="text1" w:themeTint="D9"/>
        </w:rPr>
        <w:t>Hora da segurança digital</w:t>
      </w:r>
      <w:r w:rsidRPr="36E0AC51">
        <w:rPr>
          <w:rFonts w:ascii="Aptos" w:hAnsi="Aptos" w:eastAsia="Aptos" w:cs="Aptos"/>
          <w:color w:val="262626" w:themeColor="text1" w:themeTint="D9"/>
        </w:rPr>
        <w:t xml:space="preserve"> </w:t>
      </w:r>
    </w:p>
    <w:p w:rsidR="006E6C28" w:rsidP="006E6C28" w:rsidRDefault="006E6C28" w14:paraId="0142F31D" w14:textId="77777777">
      <w:pPr>
        <w:rPr>
          <w:rFonts w:ascii="Aptos" w:hAnsi="Aptos" w:eastAsia="Aptos" w:cs="Aptos"/>
          <w:b/>
          <w:bCs/>
          <w:color w:val="4DBFEA"/>
          <w:sz w:val="28"/>
          <w:szCs w:val="28"/>
        </w:rPr>
      </w:pPr>
      <w:r>
        <w:rPr>
          <w:noProof/>
        </w:rPr>
        <mc:AlternateContent>
          <mc:Choice Requires="wps">
            <w:drawing>
              <wp:inline distT="0" distB="0" distL="0" distR="0" wp14:anchorId="71514B20" wp14:editId="56BBEF54">
                <wp:extent cx="184785" cy="138430"/>
                <wp:effectExtent l="4128" t="0" r="0" b="0"/>
                <wp:docPr id="619802540" name="Triângulo isósceles 1"/>
                <wp:cNvGraphicFramePr/>
                <a:graphic xmlns:a="http://schemas.openxmlformats.org/drawingml/2006/main">
                  <a:graphicData uri="http://schemas.microsoft.com/office/word/2010/wordprocessingShape">
                    <wps:wsp>
                      <wps:cNvSpPr/>
                      <wps:spPr>
                        <a:xfrm rot="5400000">
                          <a:off x="0" y="0"/>
                          <a:ext cx="184785" cy="138430"/>
                        </a:xfrm>
                        <a:prstGeom prst="triangle">
                          <a:avLst/>
                        </a:prstGeom>
                        <a:solidFill>
                          <a:srgbClr val="9968A9"/>
                        </a:solidFill>
                        <a:ln w="12700" cap="flat" cmpd="sng" algn="ctr">
                          <a:noFill/>
                          <a:prstDash val="solid"/>
                          <a:miter lim="800000"/>
                        </a:ln>
                        <a:effectLst/>
                      </wps:spPr>
                      <wps:bodyPr anchor="ctr"/>
                    </wps:wsp>
                  </a:graphicData>
                </a:graphic>
              </wp:inline>
            </w:drawing>
          </mc:Choice>
          <mc:Fallback xmlns:arto="http://schemas.microsoft.com/office/word/2006/arto" xmlns:a="http://schemas.openxmlformats.org/drawingml/2006/main">
            <w:pict w14:anchorId="1EC01049">
              <v:shape id="Triângulo isósceles 1" style="width:14.55pt;height:10.9pt;rotation:90;visibility:visible;mso-wrap-style:square;mso-left-percent:-10001;mso-top-percent:-10001;mso-position-horizontal:absolute;mso-position-horizontal-relative:char;mso-position-vertical:absolute;mso-position-vertical-relative:line;mso-left-percent:-10001;mso-top-percent:-10001;v-text-anchor:middle" o:spid="_x0000_s1026" fillcolor="#9968a9" stroked="f"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" w14:anchorId="14FB3315">
                <w10:anchorlock/>
              </v:shape>
            </w:pict>
          </mc:Fallback>
        </mc:AlternateContent>
      </w:r>
      <w:r w:rsidRPr="30039FB5">
        <w:rPr>
          <w:rFonts w:ascii="Aptos" w:hAnsi="Aptos" w:eastAsia="Aptos" w:cs="Aptos"/>
          <w:b/>
          <w:bCs/>
          <w:color w:val="4DBFEA"/>
          <w:sz w:val="28"/>
          <w:szCs w:val="28"/>
        </w:rPr>
        <w:t xml:space="preserve"> </w:t>
      </w:r>
      <w:r>
        <w:rPr>
          <w:rFonts w:ascii="Aptos" w:hAnsi="Aptos" w:eastAsia="Aptos" w:cs="Aptos"/>
          <w:b/>
          <w:bCs/>
          <w:color w:val="4DBFEA"/>
          <w:sz w:val="28"/>
          <w:szCs w:val="28"/>
        </w:rPr>
        <w:t xml:space="preserve"> </w:t>
      </w:r>
      <w:r w:rsidRPr="00A96408">
        <w:rPr>
          <w:rFonts w:ascii="Aptos" w:hAnsi="Aptos" w:eastAsia="Aptos" w:cs="Aptos"/>
          <w:b/>
          <w:bCs/>
          <w:color w:val="9968A9"/>
          <w:sz w:val="28"/>
          <w:szCs w:val="28"/>
        </w:rPr>
        <w:t>Unidade</w:t>
      </w:r>
    </w:p>
    <w:p w:rsidR="006E6C28" w:rsidP="006E6C28" w:rsidRDefault="006E6C28" w14:paraId="007558A2" w14:textId="77777777">
      <w:pPr>
        <w:rPr>
          <w:rFonts w:ascii="Aptos" w:hAnsi="Aptos" w:eastAsia="Aptos" w:cs="Aptos"/>
          <w:b/>
          <w:bCs/>
          <w:color w:val="494949"/>
          <w:sz w:val="28"/>
          <w:szCs w:val="28"/>
        </w:rPr>
      </w:pPr>
      <w:r w:rsidRPr="002C102C">
        <w:rPr>
          <w:rFonts w:ascii="Aptos" w:hAnsi="Aptos" w:eastAsia="Aptos" w:cs="Aptos"/>
          <w:b/>
          <w:bCs/>
          <w:color w:val="494949"/>
          <w:sz w:val="28"/>
          <w:szCs w:val="28"/>
        </w:rPr>
        <w:t>Educação Midiática: o poder da informação</w:t>
      </w:r>
    </w:p>
    <w:p w:rsidRPr="00CF48CD" w:rsidR="006E6C28" w:rsidP="006E6C28" w:rsidRDefault="006E6C28" w14:paraId="30D60211" w14:textId="77777777">
      <w:pPr>
        <w:spacing w:line="278" w:lineRule="auto"/>
        <w:rPr>
          <w:rFonts w:ascii="Aptos" w:hAnsi="Aptos" w:eastAsia="Aptos" w:cs="Aptos"/>
          <w:b/>
          <w:bCs/>
          <w:color w:val="76BA5B"/>
          <w:sz w:val="28"/>
          <w:szCs w:val="28"/>
        </w:rPr>
      </w:pPr>
      <w:commentRangeStart w:id="28"/>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1</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 xml:space="preserve">– </w:t>
      </w:r>
      <w:commentRangeEnd w:id="28"/>
      <w:r>
        <w:rPr>
          <w:rStyle w:val="Refdecomentrio"/>
        </w:rPr>
        <w:commentReference w:id="28"/>
      </w:r>
      <w:r w:rsidRPr="7A9D065F">
        <w:rPr>
          <w:rFonts w:ascii="Aptos" w:hAnsi="Aptos" w:eastAsia="Aptos" w:cs="Aptos"/>
          <w:b/>
          <w:bCs/>
          <w:color w:val="76BA5B"/>
          <w:sz w:val="28"/>
          <w:szCs w:val="28"/>
        </w:rPr>
        <w:t xml:space="preserve">Análise dos </w:t>
      </w:r>
      <w:r w:rsidRPr="35F300F0">
        <w:rPr>
          <w:rFonts w:ascii="Aptos" w:hAnsi="Aptos" w:eastAsia="Aptos" w:cs="Aptos"/>
          <w:b/>
          <w:bCs/>
          <w:color w:val="76BA5B"/>
          <w:sz w:val="28"/>
          <w:szCs w:val="28"/>
        </w:rPr>
        <w:t>termos</w:t>
      </w:r>
      <w:r w:rsidRPr="7A9D065F">
        <w:rPr>
          <w:rFonts w:ascii="Aptos" w:hAnsi="Aptos" w:eastAsia="Aptos" w:cs="Aptos"/>
          <w:b/>
          <w:bCs/>
          <w:color w:val="76BA5B"/>
          <w:sz w:val="28"/>
          <w:szCs w:val="28"/>
        </w:rPr>
        <w:t xml:space="preserve"> de </w:t>
      </w:r>
      <w:r w:rsidRPr="48BA7F19">
        <w:rPr>
          <w:rFonts w:ascii="Aptos" w:hAnsi="Aptos" w:eastAsia="Aptos" w:cs="Aptos"/>
          <w:b/>
          <w:bCs/>
          <w:color w:val="76BA5B"/>
          <w:sz w:val="28"/>
          <w:szCs w:val="28"/>
        </w:rPr>
        <w:t>uso</w:t>
      </w:r>
    </w:p>
    <w:p w:rsidR="006E6C28" w:rsidP="006E6C28" w:rsidRDefault="006E6C28" w14:paraId="1D1A0288" w14:textId="77777777">
      <w:pPr>
        <w:spacing w:line="278" w:lineRule="auto"/>
        <w:rPr>
          <w:rFonts w:ascii="Aptos" w:hAnsi="Aptos" w:eastAsia="Aptos" w:cs="Aptos"/>
          <w:color w:val="262626" w:themeColor="text1" w:themeTint="D9"/>
        </w:rPr>
      </w:pPr>
      <w:r w:rsidRPr="5C63D055">
        <w:rPr>
          <w:rFonts w:ascii="Aptos" w:hAnsi="Aptos" w:eastAsia="Aptos" w:cs="Aptos"/>
          <w:color w:val="262626" w:themeColor="text1" w:themeTint="D9"/>
        </w:rPr>
        <w:t>No caso analisado na aula, Pix postou uma foto em seu perfil público que viralizou. A imagem foi usada por uma página de humor e em um anúncio de roupas, situações que ela não havia autorizado. Os termos de uso da plataforma diziam que a empresa poderia usar a imagem de qualquer usuário para fins não lucrativos.</w:t>
      </w:r>
    </w:p>
    <w:p w:rsidR="006E6C28" w:rsidP="66D11F24" w:rsidRDefault="4918BBE9" w14:paraId="09DFD704" w14:textId="12A203DB">
      <w:pPr>
        <w:spacing w:line="278" w:lineRule="auto"/>
        <w:rPr>
          <w:rFonts w:ascii="Aptos" w:hAnsi="Aptos" w:eastAsia="Aptos" w:cs="Aptos"/>
          <w:color w:val="000000" w:themeColor="text1"/>
        </w:rPr>
      </w:pPr>
      <w:r w:rsidRPr="66D11F24">
        <w:rPr>
          <w:rFonts w:ascii="Aptos" w:hAnsi="Aptos" w:eastAsia="Aptos" w:cs="Aptos"/>
          <w:color w:val="000000" w:themeColor="text1"/>
        </w:rPr>
        <w:t xml:space="preserve">A partir dessa análise, </w:t>
      </w:r>
      <w:r w:rsidRPr="66D11F24" w:rsidR="42B263E1">
        <w:rPr>
          <w:rFonts w:ascii="Aptos" w:hAnsi="Aptos" w:eastAsia="Aptos" w:cs="Aptos"/>
          <w:color w:val="000000" w:themeColor="text1"/>
        </w:rPr>
        <w:t>verifica-se que</w:t>
      </w:r>
      <w:r w:rsidRPr="66D11F24">
        <w:rPr>
          <w:rFonts w:ascii="Aptos" w:hAnsi="Aptos" w:eastAsia="Aptos" w:cs="Aptos"/>
          <w:color w:val="000000" w:themeColor="text1"/>
        </w:rPr>
        <w:t xml:space="preserve"> os termos de uso da plataforma</w:t>
      </w:r>
    </w:p>
    <w:p w:rsidR="006E6C28" w:rsidP="006E6C28" w:rsidRDefault="4918BBE9" w14:paraId="6B4867BD" w14:textId="2E485CC7">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A) protegiam Pix completamente, impedindo que sua foto fosse usada por qualquer pessoa ou empresa.</w:t>
      </w:r>
    </w:p>
    <w:p w:rsidR="006E6C28" w:rsidP="006E6C28" w:rsidRDefault="4918BBE9" w14:paraId="53C0B775" w14:textId="37B03F31">
      <w:pPr>
        <w:spacing w:line="278" w:lineRule="auto"/>
      </w:pPr>
      <w:r w:rsidRPr="66D11F24">
        <w:rPr>
          <w:rFonts w:ascii="Aptos" w:hAnsi="Aptos" w:eastAsia="Aptos" w:cs="Aptos"/>
          <w:color w:val="000000" w:themeColor="text1"/>
        </w:rPr>
        <w:t>B) permitiam que qualquer empresa, como a loja de roupas, utilizasse a foto de Pix para fins comerciais.</w:t>
      </w:r>
    </w:p>
    <w:p w:rsidR="006E6C28" w:rsidP="006E6C28" w:rsidRDefault="4918BBE9" w14:paraId="234AD40E" w14:textId="0FA7C038">
      <w:pPr>
        <w:spacing w:line="278" w:lineRule="auto"/>
      </w:pPr>
      <w:r w:rsidRPr="66D11F24">
        <w:rPr>
          <w:rFonts w:ascii="Aptos" w:hAnsi="Aptos" w:eastAsia="Aptos" w:cs="Aptos"/>
          <w:color w:val="000000" w:themeColor="text1"/>
        </w:rPr>
        <w:t>C) davam à plataforma o direito de usar a imagem de Pix, mas não abordavam o uso por terceiros, como a página de humor ou a loja.</w:t>
      </w:r>
    </w:p>
    <w:p w:rsidR="006E6C28" w:rsidP="66D11F24" w:rsidRDefault="4918BBE9" w14:paraId="08B5DAAE" w14:textId="4DFE6216">
      <w:pPr>
        <w:spacing w:line="278" w:lineRule="auto"/>
        <w:rPr>
          <w:rFonts w:ascii="Aptos" w:hAnsi="Aptos" w:eastAsia="Aptos" w:cs="Aptos"/>
          <w:color w:val="000000" w:themeColor="text1"/>
        </w:rPr>
      </w:pPr>
      <w:r w:rsidRPr="66D11F24">
        <w:rPr>
          <w:rFonts w:ascii="Aptos" w:hAnsi="Aptos" w:eastAsia="Aptos" w:cs="Aptos"/>
          <w:color w:val="000000" w:themeColor="text1"/>
        </w:rPr>
        <w:lastRenderedPageBreak/>
        <w:t xml:space="preserve">D) </w:t>
      </w:r>
      <w:r w:rsidRPr="66D11F24" w:rsidR="0CA08318">
        <w:rPr>
          <w:rFonts w:ascii="Aptos" w:hAnsi="Aptos" w:eastAsia="Aptos" w:cs="Aptos"/>
          <w:color w:val="000000" w:themeColor="text1"/>
        </w:rPr>
        <w:t>retir</w:t>
      </w:r>
      <w:r w:rsidRPr="66D11F24" w:rsidR="3A2F5F0A">
        <w:rPr>
          <w:rFonts w:ascii="Aptos" w:hAnsi="Aptos" w:eastAsia="Aptos" w:cs="Aptos"/>
          <w:color w:val="000000" w:themeColor="text1"/>
        </w:rPr>
        <w:t>ari</w:t>
      </w:r>
      <w:r w:rsidRPr="66D11F24" w:rsidR="0CA08318">
        <w:rPr>
          <w:rFonts w:ascii="Aptos" w:hAnsi="Aptos" w:eastAsia="Aptos" w:cs="Aptos"/>
          <w:color w:val="000000" w:themeColor="text1"/>
        </w:rPr>
        <w:t xml:space="preserve">am </w:t>
      </w:r>
      <w:r w:rsidRPr="66D11F24">
        <w:rPr>
          <w:rFonts w:ascii="Aptos" w:hAnsi="Aptos" w:eastAsia="Aptos" w:cs="Aptos"/>
          <w:color w:val="000000" w:themeColor="text1"/>
        </w:rPr>
        <w:t xml:space="preserve">automaticamente todos os direitos de imagem </w:t>
      </w:r>
      <w:r w:rsidRPr="66D11F24" w:rsidR="600C3935">
        <w:rPr>
          <w:rFonts w:ascii="Aptos" w:hAnsi="Aptos" w:eastAsia="Aptos" w:cs="Aptos"/>
          <w:color w:val="000000" w:themeColor="text1"/>
        </w:rPr>
        <w:t>quando Pix postasse uma foto.</w:t>
      </w:r>
      <w:commentRangeStart w:id="29"/>
      <w:commentRangeEnd w:id="29"/>
      <w:r w:rsidR="006E6C28">
        <w:commentReference w:id="29"/>
      </w:r>
    </w:p>
    <w:p w:rsidRPr="009211B5" w:rsidR="006E6C28" w:rsidP="006E6C28" w:rsidRDefault="4918BBE9" w14:paraId="43930487" w14:textId="3BD92163">
      <w:pPr>
        <w:spacing w:line="278" w:lineRule="auto"/>
        <w:rPr>
          <w:rFonts w:ascii="Aptos" w:hAnsi="Aptos" w:eastAsia="Aptos" w:cs="Aptos"/>
          <w:color w:val="FF177C"/>
        </w:rPr>
      </w:pPr>
      <w:commentRangeStart w:id="30"/>
      <w:r w:rsidRPr="01CE96B0" w:rsidR="4918BBE9">
        <w:rPr>
          <w:rFonts w:ascii="Aptos" w:hAnsi="Aptos" w:eastAsia="Aptos" w:cs="Aptos"/>
          <w:b w:val="1"/>
          <w:bCs w:val="1"/>
          <w:color w:val="FF177C"/>
        </w:rPr>
        <w:t>Alternativa</w:t>
      </w:r>
      <w:commentRangeEnd w:id="30"/>
      <w:r>
        <w:rPr>
          <w:rStyle w:val="CommentReference"/>
        </w:rPr>
        <w:commentReference w:id="30"/>
      </w:r>
      <w:r w:rsidRPr="01CE96B0" w:rsidR="4918BBE9">
        <w:rPr>
          <w:rFonts w:ascii="Aptos" w:hAnsi="Aptos" w:eastAsia="Aptos" w:cs="Aptos"/>
          <w:b w:val="1"/>
          <w:bCs w:val="1"/>
          <w:color w:val="FF177C"/>
        </w:rPr>
        <w:t xml:space="preserve"> A, incorreta</w:t>
      </w:r>
      <w:r w:rsidRPr="01CE96B0" w:rsidR="4918BBE9">
        <w:rPr>
          <w:rFonts w:ascii="Aptos" w:hAnsi="Aptos" w:eastAsia="Aptos" w:cs="Aptos"/>
          <w:color w:val="FF177C"/>
        </w:rPr>
        <w:t xml:space="preserve">. </w:t>
      </w:r>
      <w:r w:rsidRPr="01CE96B0" w:rsidR="008573E5">
        <w:rPr>
          <w:rFonts w:ascii="Aptos" w:hAnsi="Aptos" w:eastAsia="Aptos" w:cs="Aptos"/>
          <w:color w:val="FF177C"/>
        </w:rPr>
        <w:t>Boa tentativa! Dica: compare a expressão “protegiam completamente” com a existência de alguma permissão dada nos termos.</w:t>
      </w:r>
    </w:p>
    <w:p w:rsidR="006E6C28" w:rsidP="006E6C28" w:rsidRDefault="006E6C28" w14:paraId="7A21752C" w14:textId="080E99F3">
      <w:pPr>
        <w:spacing w:line="278" w:lineRule="auto"/>
        <w:rPr>
          <w:rFonts w:ascii="Aptos" w:hAnsi="Aptos" w:eastAsia="Aptos" w:cs="Aptos"/>
          <w:color w:val="FF177C"/>
        </w:rPr>
      </w:pPr>
      <w:r w:rsidRPr="4E60FBEC">
        <w:rPr>
          <w:rFonts w:ascii="Aptos" w:hAnsi="Aptos" w:eastAsia="Aptos" w:cs="Aptos"/>
          <w:b/>
          <w:color w:val="FF177C"/>
        </w:rPr>
        <w:t>Alternativa B, incorreta.</w:t>
      </w:r>
      <w:r w:rsidRPr="05EEDB51">
        <w:rPr>
          <w:rFonts w:ascii="Aptos" w:hAnsi="Aptos" w:eastAsia="Aptos" w:cs="Aptos"/>
          <w:color w:val="FF177C"/>
        </w:rPr>
        <w:t xml:space="preserve"> </w:t>
      </w:r>
      <w:r w:rsidRPr="00C5635D" w:rsidR="00C5635D">
        <w:rPr>
          <w:rFonts w:ascii="Aptos" w:hAnsi="Aptos" w:eastAsia="Aptos" w:cs="Aptos"/>
          <w:color w:val="FF177C"/>
        </w:rPr>
        <w:t>Quase lá! Dica: observe a diferença entre uso comercial e uso não lucrativo indicada nos termos — essa distinção é essencial para decidir.</w:t>
      </w:r>
    </w:p>
    <w:p w:rsidRPr="009211B5" w:rsidR="006E6C28" w:rsidP="006E6C28" w:rsidRDefault="006E6C28" w14:paraId="709919C9" w14:textId="50684019">
      <w:pPr>
        <w:spacing w:line="278" w:lineRule="auto"/>
        <w:rPr>
          <w:rFonts w:ascii="Aptos" w:hAnsi="Aptos" w:eastAsia="Aptos" w:cs="Aptos"/>
          <w:color w:val="FF177C"/>
        </w:rPr>
      </w:pPr>
      <w:r w:rsidRPr="22BE23C7">
        <w:rPr>
          <w:rFonts w:ascii="Aptos" w:hAnsi="Aptos" w:eastAsia="Aptos" w:cs="Aptos"/>
          <w:b/>
          <w:color w:val="FF177C"/>
        </w:rPr>
        <w:t>Alternativa C, correta.</w:t>
      </w:r>
      <w:r w:rsidRPr="00C5635D" w:rsidR="00C5635D">
        <w:t xml:space="preserve"> </w:t>
      </w:r>
      <w:r w:rsidRPr="00C5635D" w:rsidR="00C5635D">
        <w:rPr>
          <w:rFonts w:ascii="Aptos" w:hAnsi="Aptos" w:eastAsia="Aptos" w:cs="Aptos"/>
          <w:color w:val="FF177C"/>
        </w:rPr>
        <w:t>Muito bem! Você alinhou de forma consistente o que está nos termos ao que ocorreu no caso, mostrando que entendeu como o acordo concede direitos à plataforma (para fins não lucrativos) sem autorizar automaticamente terceiros.</w:t>
      </w:r>
    </w:p>
    <w:p w:rsidR="006E6C28" w:rsidP="006E6C28" w:rsidRDefault="006E6C28" w14:paraId="3C7F1726" w14:textId="310C5ED9">
      <w:pPr>
        <w:spacing w:line="278" w:lineRule="auto"/>
        <w:rPr>
          <w:rFonts w:ascii="Aptos" w:hAnsi="Aptos" w:eastAsia="Aptos" w:cs="Aptos"/>
          <w:color w:val="FF177C"/>
        </w:rPr>
      </w:pPr>
      <w:r w:rsidRPr="391CE524">
        <w:rPr>
          <w:rFonts w:ascii="Aptos" w:hAnsi="Aptos" w:eastAsia="Aptos" w:cs="Aptos"/>
          <w:b/>
          <w:color w:val="FF177C"/>
        </w:rPr>
        <w:t>Alternativa D, incorreta.</w:t>
      </w:r>
      <w:r w:rsidRPr="05EEDB51">
        <w:rPr>
          <w:rFonts w:ascii="Aptos" w:hAnsi="Aptos" w:eastAsia="Aptos" w:cs="Aptos"/>
          <w:color w:val="FF177C"/>
        </w:rPr>
        <w:t xml:space="preserve"> </w:t>
      </w:r>
      <w:r w:rsidR="00C5635D">
        <w:rPr>
          <w:rFonts w:ascii="Aptos" w:hAnsi="Aptos" w:eastAsia="Aptos" w:cs="Aptos"/>
          <w:color w:val="FF177C"/>
        </w:rPr>
        <w:t xml:space="preserve">Que tal tentar novamente? </w:t>
      </w:r>
      <w:r w:rsidRPr="00C5635D" w:rsidR="00C5635D">
        <w:rPr>
          <w:rFonts w:ascii="Aptos" w:hAnsi="Aptos" w:eastAsia="Aptos" w:cs="Aptos"/>
          <w:color w:val="FF177C"/>
        </w:rPr>
        <w:t>Dica: publicar conteúdo não remove automaticamente direitos de imagem. Verifique se os termos mencionam cessão total ou renúncia de direitos (e se isso realmente aparece no texto).</w:t>
      </w:r>
    </w:p>
    <w:p w:rsidRPr="004B495E" w:rsidR="006E6C28" w:rsidP="006E6C28" w:rsidRDefault="006E6C28" w14:paraId="72A7F2A1" w14:textId="77777777">
      <w:pPr>
        <w:spacing w:line="278" w:lineRule="auto"/>
        <w:rPr>
          <w:rFonts w:ascii="Aptos" w:hAnsi="Aptos" w:eastAsia="Aptos" w:cs="Aptos"/>
          <w:color w:val="FF177C"/>
        </w:rPr>
      </w:pPr>
    </w:p>
    <w:p w:rsidRPr="00CF48CD" w:rsidR="006E6C28" w:rsidP="006E6C28" w:rsidRDefault="006E6C28" w14:paraId="301404EC" w14:textId="77777777">
      <w:pPr>
        <w:spacing w:line="278" w:lineRule="auto"/>
        <w:rPr>
          <w:rFonts w:ascii="Aptos" w:hAnsi="Aptos" w:eastAsia="Aptos" w:cs="Aptos"/>
          <w:b/>
          <w:bCs/>
          <w:color w:val="254260"/>
          <w:sz w:val="28"/>
          <w:szCs w:val="28"/>
        </w:rPr>
      </w:pPr>
      <w:commentRangeStart w:id="31"/>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2</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 xml:space="preserve">– </w:t>
      </w:r>
      <w:commentRangeEnd w:id="31"/>
      <w:r>
        <w:rPr>
          <w:rStyle w:val="Refdecomentrio"/>
        </w:rPr>
        <w:commentReference w:id="31"/>
      </w:r>
      <w:r w:rsidRPr="06DBA066">
        <w:rPr>
          <w:rFonts w:ascii="Aptos" w:hAnsi="Aptos" w:eastAsia="Aptos" w:cs="Aptos"/>
          <w:b/>
          <w:bCs/>
          <w:color w:val="76BA5B"/>
          <w:sz w:val="28"/>
          <w:szCs w:val="28"/>
        </w:rPr>
        <w:t xml:space="preserve">Direitos e deveres na </w:t>
      </w:r>
      <w:r w:rsidRPr="328AF2FB">
        <w:rPr>
          <w:rFonts w:ascii="Aptos" w:hAnsi="Aptos" w:eastAsia="Aptos" w:cs="Aptos"/>
          <w:b/>
          <w:bCs/>
          <w:color w:val="76BA5B"/>
          <w:sz w:val="28"/>
          <w:szCs w:val="28"/>
        </w:rPr>
        <w:t>rede</w:t>
      </w:r>
    </w:p>
    <w:p w:rsidR="006E6C28" w:rsidP="006E6C28" w:rsidRDefault="4918BBE9" w14:paraId="0B0DA416" w14:textId="77777777">
      <w:pPr>
        <w:spacing w:line="278" w:lineRule="auto"/>
        <w:rPr>
          <w:rFonts w:ascii="Aptos" w:hAnsi="Aptos" w:eastAsia="Aptos" w:cs="Aptos"/>
          <w:color w:val="262626" w:themeColor="text1" w:themeTint="D9"/>
        </w:rPr>
      </w:pPr>
      <w:r w:rsidRPr="63E5416F">
        <w:rPr>
          <w:rFonts w:ascii="Aptos" w:hAnsi="Aptos" w:eastAsia="Aptos" w:cs="Aptos"/>
          <w:color w:val="262626" w:themeColor="text1" w:themeTint="D9"/>
        </w:rPr>
        <w:t>Os termos de uso estabelecem uma relação de direitos e deveres entre o usuário e a plataforma, mas o comportamento online também envolve responsabilidades éticas e riscos.</w:t>
      </w:r>
    </w:p>
    <w:p w:rsidR="006E6C28" w:rsidP="006E6C28" w:rsidRDefault="664C2644" w14:paraId="255C8502" w14:textId="737EB900">
      <w:pPr>
        <w:spacing w:line="278" w:lineRule="auto"/>
      </w:pPr>
      <w:r w:rsidRPr="66D11F24">
        <w:rPr>
          <w:rFonts w:ascii="Aptos" w:hAnsi="Aptos" w:eastAsia="Aptos" w:cs="Aptos"/>
          <w:color w:val="000000" w:themeColor="text1"/>
        </w:rPr>
        <w:t>Com base no que foi discutido em aula</w:t>
      </w:r>
      <w:r w:rsidRPr="66D11F24" w:rsidR="144A3A24">
        <w:rPr>
          <w:rFonts w:ascii="Aptos" w:hAnsi="Aptos" w:eastAsia="Aptos" w:cs="Aptos"/>
          <w:color w:val="000000" w:themeColor="text1"/>
        </w:rPr>
        <w:t xml:space="preserve">, a seguir, </w:t>
      </w:r>
      <w:r w:rsidRPr="66D11F24" w:rsidR="2868CECF">
        <w:rPr>
          <w:rFonts w:ascii="Aptos" w:hAnsi="Aptos" w:eastAsia="Aptos" w:cs="Aptos"/>
          <w:color w:val="000000" w:themeColor="text1"/>
        </w:rPr>
        <w:t>r</w:t>
      </w:r>
      <w:r w:rsidRPr="66D11F24" w:rsidR="4918BBE9">
        <w:rPr>
          <w:rFonts w:ascii="Aptos" w:hAnsi="Aptos" w:eastAsia="Aptos" w:cs="Aptos"/>
          <w:color w:val="000000" w:themeColor="text1"/>
        </w:rPr>
        <w:t>elacione os conceitos da coluna A com suas respectivas definições na coluna B.</w:t>
      </w:r>
    </w:p>
    <w:p w:rsidR="006E6C28" w:rsidP="006E6C28" w:rsidRDefault="006E6C28" w14:paraId="69676D39" w14:textId="77777777">
      <w:pPr>
        <w:rPr>
          <w:sz w:val="28"/>
          <w:szCs w:val="28"/>
        </w:rPr>
      </w:pPr>
      <w:r w:rsidRPr="4FEE7B13">
        <w:t xml:space="preserve">| Coluna </w:t>
      </w:r>
      <w:proofErr w:type="gramStart"/>
      <w:r w:rsidRPr="4FEE7B13">
        <w:t>A  |</w:t>
      </w:r>
      <w:proofErr w:type="gramEnd"/>
      <w:r w:rsidRPr="4FEE7B13">
        <w:t xml:space="preserve"> Coluna B | </w:t>
      </w:r>
    </w:p>
    <w:p w:rsidR="006E6C28" w:rsidP="006E6C28" w:rsidRDefault="006E6C28" w14:paraId="3FD61932" w14:textId="77777777">
      <w:pPr>
        <w:rPr>
          <w:sz w:val="28"/>
          <w:szCs w:val="28"/>
        </w:rPr>
      </w:pPr>
      <w:r w:rsidRPr="4FEE7B13">
        <w:t xml:space="preserve">| -------- | ------- | </w:t>
      </w:r>
    </w:p>
    <w:p w:rsidR="006E6C28" w:rsidP="006E6C28" w:rsidRDefault="006E6C28" w14:paraId="139165D0" w14:textId="77777777">
      <w:pPr>
        <w:rPr>
          <w:sz w:val="28"/>
          <w:szCs w:val="28"/>
        </w:rPr>
      </w:pPr>
      <w:r w:rsidRPr="4FEE7B13">
        <w:t xml:space="preserve">| A. </w:t>
      </w:r>
      <w:r>
        <w:t xml:space="preserve">Direito da plataforma | 1. Mesmo que a postagem original seja apagada, não há garantia de que cópias não tenham sido salvas por outros. | </w:t>
      </w:r>
    </w:p>
    <w:p w:rsidR="006E6C28" w:rsidP="006E6C28" w:rsidRDefault="006E6C28" w14:paraId="4BFB9D73" w14:textId="77777777">
      <w:pPr>
        <w:rPr>
          <w:sz w:val="28"/>
          <w:szCs w:val="28"/>
        </w:rPr>
      </w:pPr>
      <w:r w:rsidRPr="4FEE7B13">
        <w:t xml:space="preserve">| B. </w:t>
      </w:r>
      <w:r>
        <w:t xml:space="preserve">Dever ético do usuário | 2. Utilizar o conteúdo gerado pelos usuários para fins não lucrativos da empresa, conforme acordado nos termos. | </w:t>
      </w:r>
    </w:p>
    <w:p w:rsidR="006E6C28" w:rsidP="006E6C28" w:rsidRDefault="006E6C28" w14:paraId="0ED42A29" w14:textId="77777777">
      <w:pPr>
        <w:rPr>
          <w:sz w:val="28"/>
          <w:szCs w:val="28"/>
        </w:rPr>
      </w:pPr>
      <w:r w:rsidRPr="4FEE7B13">
        <w:t xml:space="preserve">| C. </w:t>
      </w:r>
      <w:r>
        <w:t>Risco do perfil público | 3. Proteções legais que o usuário pode acionar caso sua imagem seja usada indevidamente por terceiros. |</w:t>
      </w:r>
    </w:p>
    <w:p w:rsidR="006E6C28" w:rsidP="006E6C28" w:rsidRDefault="006E6C28" w14:paraId="7C621127" w14:textId="77777777">
      <w:r w:rsidRPr="120ED3D5">
        <w:t xml:space="preserve">| D. </w:t>
      </w:r>
      <w:r>
        <w:t>Direito de imagem do usuário | 4. Não utilizar o conteúdo ou a imagem de outra pessoa sem a devida permissão, agindo com respeito. |</w:t>
      </w:r>
    </w:p>
    <w:p w:rsidR="006E6C28" w:rsidP="006E6C28" w:rsidRDefault="006E6C28" w14:paraId="5938F017" w14:textId="77777777">
      <w:pPr>
        <w:spacing w:line="278" w:lineRule="auto"/>
        <w:rPr>
          <w:rFonts w:ascii="Aptos" w:hAnsi="Aptos" w:eastAsia="Aptos" w:cs="Aptos"/>
          <w:color w:val="262626" w:themeColor="text1" w:themeTint="D9"/>
        </w:rPr>
      </w:pPr>
      <w:r w:rsidRPr="6A9EBC6C">
        <w:rPr>
          <w:rFonts w:ascii="Aptos" w:hAnsi="Aptos" w:eastAsia="Aptos" w:cs="Aptos"/>
          <w:color w:val="262626" w:themeColor="text1" w:themeTint="D9"/>
        </w:rPr>
        <w:t>A partir dessa análise, as associações corretas são, respectivamente:</w:t>
      </w:r>
    </w:p>
    <w:p w:rsidR="006E6C28" w:rsidP="006E6C28" w:rsidRDefault="006E6C28" w14:paraId="785F83FC" w14:textId="77777777">
      <w:pPr>
        <w:spacing w:line="278" w:lineRule="auto"/>
      </w:pPr>
      <w:r w:rsidRPr="6A9EBC6C">
        <w:rPr>
          <w:rFonts w:ascii="Aptos" w:hAnsi="Aptos" w:eastAsia="Aptos" w:cs="Aptos"/>
          <w:color w:val="262626" w:themeColor="text1" w:themeTint="D9"/>
        </w:rPr>
        <w:lastRenderedPageBreak/>
        <w:t>A) A - 2, B - 4, C - 1, D - 3.</w:t>
      </w:r>
    </w:p>
    <w:p w:rsidR="006E6C28" w:rsidP="006E6C28" w:rsidRDefault="006E6C28" w14:paraId="03574E64" w14:textId="77777777">
      <w:pPr>
        <w:spacing w:line="278" w:lineRule="auto"/>
      </w:pPr>
      <w:r w:rsidRPr="6A9EBC6C">
        <w:rPr>
          <w:rFonts w:ascii="Aptos" w:hAnsi="Aptos" w:eastAsia="Aptos" w:cs="Aptos"/>
          <w:color w:val="262626" w:themeColor="text1" w:themeTint="D9"/>
        </w:rPr>
        <w:t>B) A - 1, B - 2, C - 3, D - 4.</w:t>
      </w:r>
    </w:p>
    <w:p w:rsidR="006E6C28" w:rsidP="006E6C28" w:rsidRDefault="006E6C28" w14:paraId="4766FEE9" w14:textId="77777777">
      <w:pPr>
        <w:spacing w:line="278" w:lineRule="auto"/>
      </w:pPr>
      <w:r w:rsidRPr="6A9EBC6C">
        <w:rPr>
          <w:rFonts w:ascii="Aptos" w:hAnsi="Aptos" w:eastAsia="Aptos" w:cs="Aptos"/>
          <w:color w:val="262626" w:themeColor="text1" w:themeTint="D9"/>
        </w:rPr>
        <w:t>C) A - 3, B - 1, C - 4, D - 2.</w:t>
      </w:r>
    </w:p>
    <w:p w:rsidR="006E6C28" w:rsidP="006E6C28" w:rsidRDefault="006E6C28" w14:paraId="554E0D68" w14:textId="77777777">
      <w:pPr>
        <w:spacing w:line="278" w:lineRule="auto"/>
      </w:pPr>
      <w:r w:rsidRPr="6A9EBC6C">
        <w:rPr>
          <w:rFonts w:ascii="Aptos" w:hAnsi="Aptos" w:eastAsia="Aptos" w:cs="Aptos"/>
          <w:color w:val="262626" w:themeColor="text1" w:themeTint="D9"/>
        </w:rPr>
        <w:t>D) A - 4, B - 3, C - 2, D - 1</w:t>
      </w:r>
    </w:p>
    <w:p w:rsidR="006E6C28" w:rsidP="006E6C28" w:rsidRDefault="4918BBE9" w14:paraId="2E6523AD" w14:textId="6B297C12">
      <w:pPr>
        <w:spacing w:line="278" w:lineRule="auto"/>
        <w:rPr>
          <w:rFonts w:ascii="Aptos" w:hAnsi="Aptos" w:eastAsia="Aptos" w:cs="Aptos"/>
          <w:color w:val="FF177C"/>
        </w:rPr>
      </w:pPr>
      <w:commentRangeStart w:id="32"/>
      <w:r w:rsidRPr="01CE96B0" w:rsidR="4918BBE9">
        <w:rPr>
          <w:rFonts w:ascii="Aptos" w:hAnsi="Aptos" w:eastAsia="Aptos" w:cs="Aptos"/>
          <w:b w:val="1"/>
          <w:bCs w:val="1"/>
          <w:color w:val="FF177C"/>
        </w:rPr>
        <w:t>Alternativa</w:t>
      </w:r>
      <w:commentRangeEnd w:id="32"/>
      <w:r>
        <w:rPr>
          <w:rStyle w:val="CommentReference"/>
        </w:rPr>
        <w:commentReference w:id="32"/>
      </w:r>
      <w:r w:rsidRPr="01CE96B0" w:rsidR="4918BBE9">
        <w:rPr>
          <w:rFonts w:ascii="Aptos" w:hAnsi="Aptos" w:eastAsia="Aptos" w:cs="Aptos"/>
          <w:b w:val="1"/>
          <w:bCs w:val="1"/>
          <w:color w:val="FF177C"/>
        </w:rPr>
        <w:t xml:space="preserve"> A, correta.</w:t>
      </w:r>
      <w:r w:rsidRPr="01CE96B0" w:rsidR="4918BBE9">
        <w:rPr>
          <w:rFonts w:ascii="Aptos" w:hAnsi="Aptos" w:eastAsia="Aptos" w:cs="Aptos"/>
          <w:color w:val="FF177C"/>
        </w:rPr>
        <w:t xml:space="preserve"> </w:t>
      </w:r>
      <w:r w:rsidRPr="01CE96B0" w:rsidR="00D16939">
        <w:rPr>
          <w:rFonts w:ascii="Aptos" w:hAnsi="Aptos" w:eastAsia="Aptos" w:cs="Aptos"/>
          <w:color w:val="FF177C"/>
        </w:rPr>
        <w:t>Muito bem! Você alinhou de forma consistente cada conceito à definição correspondente, mostrando que entendeu como os termos de uso se relacionam com direitos da plataforma, deveres éticos do usuário, riscos do perfil público e direito de imagem.</w:t>
      </w:r>
    </w:p>
    <w:p w:rsidRPr="009211B5" w:rsidR="006E6C28" w:rsidP="006E6C28" w:rsidRDefault="006E6C28" w14:paraId="791675F7" w14:textId="523C9E7E">
      <w:pPr>
        <w:spacing w:line="278" w:lineRule="auto"/>
        <w:rPr>
          <w:rFonts w:ascii="Aptos" w:hAnsi="Aptos" w:eastAsia="Aptos" w:cs="Aptos"/>
          <w:color w:val="FF177C"/>
        </w:rPr>
      </w:pPr>
      <w:r w:rsidRPr="7DD65162">
        <w:rPr>
          <w:rFonts w:ascii="Aptos" w:hAnsi="Aptos" w:eastAsia="Aptos" w:cs="Aptos"/>
          <w:b/>
          <w:color w:val="FF177C"/>
        </w:rPr>
        <w:t>Alternativa B, incorreta.</w:t>
      </w:r>
      <w:r w:rsidRPr="30400D45">
        <w:rPr>
          <w:rFonts w:ascii="Aptos" w:hAnsi="Aptos" w:eastAsia="Aptos" w:cs="Aptos"/>
          <w:color w:val="FF177C"/>
        </w:rPr>
        <w:t xml:space="preserve"> </w:t>
      </w:r>
      <w:r w:rsidRPr="00217958" w:rsidR="00217958">
        <w:rPr>
          <w:rFonts w:ascii="Aptos" w:hAnsi="Aptos" w:eastAsia="Aptos" w:cs="Aptos"/>
          <w:color w:val="FF177C"/>
        </w:rPr>
        <w:t>Boa tentativa! Dica: classifique mentalmente cada definição em quatro tipos: autorização da empresa, conduta esperada do usuário, risco da exposição pública e proteção jurídica do usuário. Refaça os pares usando essa chave.</w:t>
      </w:r>
    </w:p>
    <w:p w:rsidRPr="009211B5" w:rsidR="006E6C28" w:rsidP="006E6C28" w:rsidRDefault="006E6C28" w14:paraId="6DB887ED" w14:textId="02597BC7">
      <w:pPr>
        <w:spacing w:line="278" w:lineRule="auto"/>
        <w:rPr>
          <w:rFonts w:ascii="Aptos" w:hAnsi="Aptos" w:eastAsia="Aptos" w:cs="Aptos"/>
          <w:color w:val="FF177C"/>
        </w:rPr>
      </w:pPr>
      <w:r w:rsidRPr="3CCFF4BF">
        <w:rPr>
          <w:rFonts w:ascii="Aptos" w:hAnsi="Aptos" w:eastAsia="Aptos" w:cs="Aptos"/>
          <w:b/>
          <w:color w:val="FF177C"/>
        </w:rPr>
        <w:t>Alternativa C, incorreta.</w:t>
      </w:r>
      <w:r w:rsidRPr="30400D45">
        <w:rPr>
          <w:rFonts w:ascii="Aptos" w:hAnsi="Aptos" w:eastAsia="Aptos" w:cs="Aptos"/>
          <w:color w:val="FF177C"/>
        </w:rPr>
        <w:t xml:space="preserve"> </w:t>
      </w:r>
      <w:r w:rsidRPr="00217958" w:rsidR="00217958">
        <w:rPr>
          <w:rFonts w:ascii="Aptos" w:hAnsi="Aptos" w:eastAsia="Aptos" w:cs="Aptos"/>
          <w:color w:val="FF177C"/>
        </w:rPr>
        <w:t>Quase lá! Dica: para cada definição, pergunte-se: isso descreve algo que a plataforma pode fazer, algo que eu devo fazer, algo que pode acontecer se eu me expuser, ou um direito que posso acionar? Ajuste os emparelhamentos conforme essa resposta.</w:t>
      </w:r>
    </w:p>
    <w:p w:rsidR="006E6C28" w:rsidP="006E6C28" w:rsidRDefault="006E6C28" w14:paraId="5B439166" w14:textId="0A76B41C">
      <w:pPr>
        <w:spacing w:line="278" w:lineRule="auto"/>
        <w:rPr>
          <w:rFonts w:ascii="Aptos" w:hAnsi="Aptos" w:eastAsia="Aptos" w:cs="Aptos"/>
          <w:color w:val="FF177C"/>
        </w:rPr>
      </w:pPr>
      <w:r w:rsidRPr="3CCFF4BF">
        <w:rPr>
          <w:rFonts w:ascii="Aptos" w:hAnsi="Aptos" w:eastAsia="Aptos" w:cs="Aptos"/>
          <w:b/>
          <w:color w:val="FF177C"/>
        </w:rPr>
        <w:t>Alternativa D, incorreta.</w:t>
      </w:r>
      <w:r w:rsidRPr="30400D45">
        <w:rPr>
          <w:rFonts w:ascii="Aptos" w:hAnsi="Aptos" w:eastAsia="Aptos" w:cs="Aptos"/>
          <w:color w:val="FF177C"/>
        </w:rPr>
        <w:t xml:space="preserve"> </w:t>
      </w:r>
      <w:r w:rsidR="003B072A">
        <w:rPr>
          <w:rFonts w:ascii="Aptos" w:hAnsi="Aptos" w:eastAsia="Aptos" w:cs="Aptos"/>
          <w:color w:val="FF177C"/>
        </w:rPr>
        <w:t xml:space="preserve">Que tal tentar novamente? </w:t>
      </w:r>
      <w:r w:rsidRPr="003B072A" w:rsidR="003B072A">
        <w:rPr>
          <w:rFonts w:ascii="Aptos" w:hAnsi="Aptos" w:eastAsia="Aptos" w:cs="Aptos"/>
          <w:color w:val="FF177C"/>
        </w:rPr>
        <w:t>Dica: evite misturar autorização da plataforma com efeitos da publicidade do perfil. Verifique se cada par conecta o agente correto (plataforma/usuário) ao tipo de consequência (ação permitida/conduta/risco/proteção).</w:t>
      </w:r>
    </w:p>
    <w:p w:rsidRPr="00CF48CD" w:rsidR="006E6C28" w:rsidP="006E6C28" w:rsidRDefault="006E6C28" w14:paraId="4A2DCB19" w14:textId="77777777">
      <w:pPr>
        <w:spacing w:line="278" w:lineRule="auto"/>
        <w:rPr>
          <w:rFonts w:ascii="Aptos" w:hAnsi="Aptos" w:eastAsia="Aptos" w:cs="Aptos"/>
          <w:b/>
          <w:color w:val="76BA5B"/>
          <w:sz w:val="28"/>
          <w:szCs w:val="28"/>
        </w:rPr>
      </w:pPr>
      <w:commentRangeStart w:id="33"/>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3</w:t>
      </w:r>
      <w:r w:rsidRPr="00CF48CD">
        <w:rPr>
          <w:rFonts w:ascii="Aptos" w:hAnsi="Aptos" w:eastAsia="Aptos" w:cs="Aptos"/>
          <w:b/>
          <w:bCs/>
          <w:color w:val="76BA5B"/>
          <w:sz w:val="28"/>
          <w:szCs w:val="28"/>
        </w:rPr>
        <w:t xml:space="preserve"> – </w:t>
      </w:r>
      <w:commentRangeEnd w:id="33"/>
      <w:r>
        <w:rPr>
          <w:rStyle w:val="Refdecomentrio"/>
        </w:rPr>
        <w:commentReference w:id="33"/>
      </w:r>
      <w:r w:rsidRPr="0AC5C0E2">
        <w:rPr>
          <w:rFonts w:ascii="Aptos" w:hAnsi="Aptos" w:eastAsia="Aptos" w:cs="Aptos"/>
          <w:b/>
          <w:bCs/>
          <w:color w:val="76BA5B"/>
          <w:sz w:val="28"/>
          <w:szCs w:val="28"/>
        </w:rPr>
        <w:t xml:space="preserve">O ciclo da </w:t>
      </w:r>
      <w:r w:rsidRPr="4BCED93C">
        <w:rPr>
          <w:rFonts w:ascii="Aptos" w:hAnsi="Aptos" w:eastAsia="Aptos" w:cs="Aptos"/>
          <w:b/>
          <w:bCs/>
          <w:color w:val="76BA5B"/>
          <w:sz w:val="28"/>
          <w:szCs w:val="28"/>
        </w:rPr>
        <w:t>perda</w:t>
      </w:r>
      <w:r w:rsidRPr="0AC5C0E2">
        <w:rPr>
          <w:rFonts w:ascii="Aptos" w:hAnsi="Aptos" w:eastAsia="Aptos" w:cs="Aptos"/>
          <w:b/>
          <w:bCs/>
          <w:color w:val="76BA5B"/>
          <w:sz w:val="28"/>
          <w:szCs w:val="28"/>
        </w:rPr>
        <w:t xml:space="preserve"> de </w:t>
      </w:r>
      <w:r w:rsidRPr="4BCED93C">
        <w:rPr>
          <w:rFonts w:ascii="Aptos" w:hAnsi="Aptos" w:eastAsia="Aptos" w:cs="Aptos"/>
          <w:b/>
          <w:bCs/>
          <w:color w:val="76BA5B"/>
          <w:sz w:val="28"/>
          <w:szCs w:val="28"/>
        </w:rPr>
        <w:t>controle</w:t>
      </w:r>
    </w:p>
    <w:p w:rsidR="006E6C28" w:rsidP="006E6C28" w:rsidRDefault="006E6C28" w14:paraId="59D55E24" w14:textId="77777777">
      <w:pPr>
        <w:spacing w:line="278" w:lineRule="auto"/>
        <w:rPr>
          <w:rFonts w:ascii="Aptos" w:hAnsi="Aptos" w:eastAsia="Aptos" w:cs="Aptos"/>
          <w:color w:val="262626" w:themeColor="text1" w:themeTint="D9"/>
        </w:rPr>
      </w:pPr>
      <w:r w:rsidRPr="70D104F4">
        <w:rPr>
          <w:rFonts w:ascii="Aptos" w:hAnsi="Aptos" w:eastAsia="Aptos" w:cs="Aptos"/>
          <w:color w:val="262626" w:themeColor="text1" w:themeTint="D9"/>
        </w:rPr>
        <w:t>Aceitar os termos de uso e postar em um perfil público pode desencadear uma série de eventos que fogem do controle do usuário, como no caso de Pix.</w:t>
      </w:r>
    </w:p>
    <w:p w:rsidR="006E6C28" w:rsidP="006E6C28" w:rsidRDefault="006E6C28" w14:paraId="69895FAC" w14:textId="77777777">
      <w:pPr>
        <w:spacing w:line="278" w:lineRule="auto"/>
      </w:pPr>
      <w:r w:rsidRPr="70D104F4">
        <w:rPr>
          <w:rFonts w:ascii="Aptos" w:hAnsi="Aptos" w:eastAsia="Aptos" w:cs="Aptos"/>
          <w:color w:val="262626" w:themeColor="text1" w:themeTint="D9"/>
        </w:rPr>
        <w:t xml:space="preserve">Com base nisso, </w:t>
      </w:r>
      <w:r w:rsidRPr="1419CACD">
        <w:rPr>
          <w:rFonts w:ascii="Aptos" w:hAnsi="Aptos" w:eastAsia="Aptos" w:cs="Aptos"/>
          <w:color w:val="262626" w:themeColor="text1" w:themeTint="D9"/>
        </w:rPr>
        <w:t>organize</w:t>
      </w:r>
      <w:r w:rsidRPr="70D104F4">
        <w:rPr>
          <w:rFonts w:ascii="Aptos" w:hAnsi="Aptos" w:eastAsia="Aptos" w:cs="Aptos"/>
          <w:color w:val="262626" w:themeColor="text1" w:themeTint="D9"/>
        </w:rPr>
        <w:t xml:space="preserve"> os blocos abaixo para preencher as lacunas com as palavras na ordem correta.</w:t>
      </w:r>
    </w:p>
    <w:p w:rsidR="006E6C28" w:rsidP="006E6C28" w:rsidRDefault="006E6C28" w14:paraId="56282618" w14:textId="77777777">
      <w:pPr>
        <w:spacing w:before="240" w:after="240"/>
      </w:pPr>
      <w:r w:rsidRPr="0E0121C1">
        <w:rPr>
          <w:rFonts w:ascii="Aptos" w:hAnsi="Aptos" w:eastAsia="Aptos" w:cs="Aptos"/>
        </w:rPr>
        <w:t>Primeiramente, o usuário posta uma foto em seu ________________________, concordando com os termos de uso da plataforma.</w:t>
      </w:r>
    </w:p>
    <w:p w:rsidR="006E6C28" w:rsidP="006E6C28" w:rsidRDefault="006E6C28" w14:paraId="5D4A540A" w14:textId="77777777">
      <w:pPr>
        <w:spacing w:before="240" w:after="240"/>
      </w:pPr>
      <w:r w:rsidRPr="0E0121C1">
        <w:rPr>
          <w:rFonts w:ascii="Aptos" w:hAnsi="Aptos" w:eastAsia="Aptos" w:cs="Aptos"/>
        </w:rPr>
        <w:t>A foto se torna muito popular e ________________________, sendo vista e compartilhada por milhares de pessoas.</w:t>
      </w:r>
    </w:p>
    <w:p w:rsidR="006E6C28" w:rsidP="006E6C28" w:rsidRDefault="006E6C28" w14:paraId="0786DE00" w14:textId="77777777">
      <w:pPr>
        <w:spacing w:before="240" w:after="240"/>
      </w:pPr>
      <w:r w:rsidRPr="0E0121C1">
        <w:rPr>
          <w:rFonts w:ascii="Aptos" w:hAnsi="Aptos" w:eastAsia="Aptos" w:cs="Aptos"/>
        </w:rPr>
        <w:t>Com isso, o usuário ________________________ sobre quem está vendo, salvando ou copiando sua imagem.</w:t>
      </w:r>
    </w:p>
    <w:p w:rsidR="006E6C28" w:rsidP="006E6C28" w:rsidRDefault="006E6C28" w14:paraId="5BFF5BB9" w14:textId="77777777">
      <w:pPr>
        <w:spacing w:before="240" w:after="240"/>
      </w:pPr>
      <w:r w:rsidRPr="0E0121C1">
        <w:rPr>
          <w:rFonts w:ascii="Aptos" w:hAnsi="Aptos" w:eastAsia="Aptos" w:cs="Aptos"/>
        </w:rPr>
        <w:lastRenderedPageBreak/>
        <w:t xml:space="preserve">No final, a foto pode ser usada por ________________________ para fins de humor ou comerciais, uma </w:t>
      </w:r>
      <w:proofErr w:type="gramStart"/>
      <w:r w:rsidRPr="0E0121C1">
        <w:rPr>
          <w:rFonts w:ascii="Aptos" w:hAnsi="Aptos" w:eastAsia="Aptos" w:cs="Aptos"/>
        </w:rPr>
        <w:t>situação não prevista</w:t>
      </w:r>
      <w:proofErr w:type="gramEnd"/>
      <w:r w:rsidRPr="0E0121C1">
        <w:rPr>
          <w:rFonts w:ascii="Aptos" w:hAnsi="Aptos" w:eastAsia="Aptos" w:cs="Aptos"/>
        </w:rPr>
        <w:t xml:space="preserve"> nos termos de uso.</w:t>
      </w:r>
    </w:p>
    <w:p w:rsidRPr="00DA7FD2" w:rsidR="006E6C28" w:rsidP="006E6C28" w:rsidRDefault="006E6C28" w14:paraId="6E6EAB1C" w14:textId="77777777">
      <w:pPr>
        <w:pStyle w:val="Blocos"/>
        <w:rPr>
          <w:lang w:val="pt-BR"/>
        </w:rPr>
      </w:pPr>
      <w:r w:rsidRPr="519B419C">
        <w:rPr>
          <w:lang w:val="pt-BR"/>
        </w:rPr>
        <w:t>perde o controle</w:t>
      </w:r>
    </w:p>
    <w:p w:rsidRPr="00CF48CD" w:rsidR="006E6C28" w:rsidP="006E6C28" w:rsidRDefault="006E6C28" w14:paraId="26A74862" w14:textId="77777777">
      <w:pPr>
        <w:pStyle w:val="Blocos"/>
        <w:spacing w:line="278" w:lineRule="auto"/>
        <w:rPr>
          <w:lang w:val="pt-BR"/>
        </w:rPr>
      </w:pPr>
      <w:r w:rsidRPr="535E9568">
        <w:rPr>
          <w:lang w:val="pt-BR"/>
        </w:rPr>
        <w:t>terceiros sem autorização</w:t>
      </w:r>
    </w:p>
    <w:p w:rsidR="006E6C28" w:rsidP="006E6C28" w:rsidRDefault="006E6C28" w14:paraId="7A90B123" w14:textId="77777777">
      <w:pPr>
        <w:pStyle w:val="Blocos"/>
        <w:rPr>
          <w:lang w:val="pt-BR"/>
        </w:rPr>
      </w:pPr>
      <w:r w:rsidRPr="32C814A4">
        <w:rPr>
          <w:lang w:val="pt-BR"/>
        </w:rPr>
        <w:t>perfil público</w:t>
      </w:r>
    </w:p>
    <w:p w:rsidR="006E6C28" w:rsidP="006E6C28" w:rsidRDefault="006E6C28" w14:paraId="1BE88E3E" w14:textId="77777777">
      <w:pPr>
        <w:pStyle w:val="Blocos"/>
        <w:rPr>
          <w:lang w:val="pt-BR"/>
        </w:rPr>
      </w:pPr>
      <w:r w:rsidRPr="32C814A4">
        <w:rPr>
          <w:lang w:val="pt-BR"/>
        </w:rPr>
        <w:t>viraliza rapidamente</w:t>
      </w:r>
    </w:p>
    <w:p w:rsidR="006E6C28" w:rsidP="006E6C28" w:rsidRDefault="006E6C28" w14:paraId="43A5A42F" w14:textId="77777777">
      <w:pPr>
        <w:pStyle w:val="Blocos"/>
        <w:rPr>
          <w:lang w:val="pt-BR"/>
        </w:rPr>
      </w:pPr>
    </w:p>
    <w:p w:rsidRPr="00CF48CD" w:rsidR="006E6C28" w:rsidP="006E6C28" w:rsidRDefault="006E6C28" w14:paraId="449879BD" w14:textId="77777777">
      <w:pPr>
        <w:pBdr>
          <w:top w:val="single" w:color="000000" w:sz="4" w:space="4"/>
          <w:bottom w:val="single" w:color="000000" w:sz="4" w:space="4"/>
        </w:pBdr>
        <w:spacing w:line="278" w:lineRule="auto"/>
        <w:rPr>
          <w:rFonts w:ascii="Aptos" w:hAnsi="Aptos" w:eastAsia="Aptos" w:cs="Aptos"/>
          <w:sz w:val="28"/>
          <w:szCs w:val="28"/>
        </w:rPr>
      </w:pPr>
    </w:p>
    <w:p w:rsidR="006E6C28" w:rsidP="006E6C28" w:rsidRDefault="006E6C28" w14:paraId="28831942" w14:textId="77777777">
      <w:pPr>
        <w:spacing w:line="278" w:lineRule="auto"/>
        <w:rPr>
          <w:rFonts w:ascii="Aptos" w:hAnsi="Aptos" w:eastAsia="Aptos" w:cs="Aptos"/>
          <w:color w:val="FF177C"/>
        </w:rPr>
      </w:pPr>
      <w:r w:rsidRPr="009F6C3D">
        <w:rPr>
          <w:rFonts w:ascii="Aptos" w:hAnsi="Aptos" w:eastAsia="Aptos" w:cs="Aptos"/>
          <w:b/>
          <w:bCs/>
          <w:color w:val="FF177C"/>
        </w:rPr>
        <w:t>Sequência correta:</w:t>
      </w:r>
      <w:r>
        <w:rPr>
          <w:rFonts w:ascii="Aptos" w:hAnsi="Aptos" w:eastAsia="Aptos" w:cs="Aptos"/>
          <w:color w:val="FF177C"/>
        </w:rPr>
        <w:t xml:space="preserve"> </w:t>
      </w:r>
      <w:r w:rsidRPr="4E0563AE">
        <w:rPr>
          <w:rFonts w:ascii="Aptos" w:hAnsi="Aptos" w:eastAsia="Aptos" w:cs="Aptos"/>
          <w:color w:val="FF177C"/>
        </w:rPr>
        <w:t xml:space="preserve">3 </w:t>
      </w:r>
      <w:r w:rsidRPr="4E0563AE">
        <w:rPr>
          <w:rFonts w:ascii="Gadugi" w:hAnsi="Gadugi" w:eastAsia="Aptos" w:cs="Aptos"/>
          <w:color w:val="FF177C"/>
        </w:rPr>
        <w:t>|</w:t>
      </w:r>
      <w:r w:rsidRPr="4E0563AE">
        <w:rPr>
          <w:rFonts w:ascii="Aptos" w:hAnsi="Aptos" w:eastAsia="Aptos" w:cs="Aptos"/>
          <w:color w:val="FF177C"/>
        </w:rPr>
        <w:t xml:space="preserve"> 4</w:t>
      </w:r>
      <w:r>
        <w:rPr>
          <w:rFonts w:ascii="Aptos" w:hAnsi="Aptos" w:eastAsia="Aptos" w:cs="Aptos"/>
          <w:color w:val="FF177C"/>
        </w:rPr>
        <w:t xml:space="preserve"> | </w:t>
      </w:r>
      <w:r w:rsidRPr="2D660B5D">
        <w:rPr>
          <w:rFonts w:ascii="Aptos" w:hAnsi="Aptos" w:eastAsia="Aptos" w:cs="Aptos"/>
          <w:color w:val="FF177C"/>
        </w:rPr>
        <w:t>1 | 2</w:t>
      </w:r>
    </w:p>
    <w:p w:rsidRPr="004A4647" w:rsidR="006E6C28" w:rsidP="006E6C28" w:rsidRDefault="006E6C28" w14:paraId="486CCB66" w14:textId="77777777">
      <w:pPr>
        <w:spacing w:line="278" w:lineRule="auto"/>
        <w:rPr>
          <w:rFonts w:ascii="Aptos" w:hAnsi="Aptos" w:eastAsia="Aptos" w:cs="Aptos"/>
          <w:b/>
          <w:bCs/>
          <w:color w:val="FF177C"/>
        </w:rPr>
      </w:pPr>
      <w:r w:rsidRPr="004A4647">
        <w:rPr>
          <w:rFonts w:ascii="Aptos" w:hAnsi="Aptos" w:eastAsia="Aptos" w:cs="Aptos"/>
          <w:b/>
          <w:bCs/>
          <w:color w:val="FF177C"/>
        </w:rPr>
        <w:t>Plataforma</w:t>
      </w:r>
    </w:p>
    <w:p w:rsidR="006E6C28" w:rsidP="006E6C28" w:rsidRDefault="006E6C28" w14:paraId="10C3DA67" w14:textId="77777777">
      <w:pPr>
        <w:spacing w:line="278" w:lineRule="auto"/>
        <w:rPr>
          <w:rFonts w:ascii="Aptos" w:hAnsi="Aptos" w:eastAsia="Aptos" w:cs="Aptos"/>
          <w:color w:val="FF177C"/>
        </w:rPr>
      </w:pPr>
      <w:r w:rsidRPr="761EC6F7">
        <w:rPr>
          <w:rFonts w:ascii="Aptos" w:hAnsi="Aptos" w:eastAsia="Aptos" w:cs="Aptos"/>
          <w:b/>
          <w:bCs/>
          <w:color w:val="FF177C"/>
        </w:rPr>
        <w:t>Resposta correta:</w:t>
      </w:r>
      <w:r w:rsidRPr="4ADC3554">
        <w:rPr>
          <w:rFonts w:ascii="Aptos" w:hAnsi="Aptos" w:eastAsia="Aptos" w:cs="Aptos"/>
          <w:color w:val="FF177C"/>
        </w:rPr>
        <w:t xml:space="preserve"> Muito bem! Você compreendeu a sequência de eventos que demonstra como a combinação de um perfil público e a viralização de conteúdo pode levar à perda de controle sobre a própria imagem.</w:t>
      </w:r>
    </w:p>
    <w:p w:rsidR="006E6C28" w:rsidP="006E6C28" w:rsidRDefault="006E6C28" w14:paraId="449E6CCC" w14:textId="77777777">
      <w:pPr>
        <w:spacing w:line="278" w:lineRule="auto"/>
        <w:rPr>
          <w:rFonts w:ascii="Aptos" w:hAnsi="Aptos" w:eastAsia="Aptos" w:cs="Aptos"/>
          <w:color w:val="FF177C"/>
        </w:rPr>
      </w:pPr>
      <w:r w:rsidRPr="06FC46B6">
        <w:rPr>
          <w:rFonts w:ascii="Aptos" w:hAnsi="Aptos" w:eastAsia="Aptos" w:cs="Aptos"/>
          <w:b/>
          <w:color w:val="FF177C"/>
        </w:rPr>
        <w:t>Resposta incorreta:</w:t>
      </w:r>
      <w:r w:rsidRPr="4ADC3554">
        <w:rPr>
          <w:rFonts w:ascii="Aptos" w:hAnsi="Aptos" w:eastAsia="Aptos" w:cs="Aptos"/>
          <w:color w:val="FF177C"/>
        </w:rPr>
        <w:t xml:space="preserve"> Não foi dessa vez, que tal tentar novamente? Lembre-se que o processo se inicia com a decisão de postar em um ambiente aberto, como um perfil público</w:t>
      </w:r>
    </w:p>
    <w:p w:rsidR="006E6C28" w:rsidP="006E6C28" w:rsidRDefault="006E6C28" w14:paraId="0CC09D9D" w14:textId="77777777">
      <w:pPr>
        <w:pStyle w:val="Aula"/>
      </w:pPr>
      <w:r w:rsidRPr="00A96408">
        <w:t xml:space="preserve">Aula </w:t>
      </w:r>
      <w:r>
        <w:t>7</w:t>
      </w:r>
    </w:p>
    <w:p w:rsidR="006E6C28" w:rsidP="006E6C28" w:rsidRDefault="006E6C28" w14:paraId="546B38CC" w14:textId="77777777">
      <w:pPr>
        <w:pStyle w:val="Aula"/>
        <w:rPr>
          <w:rFonts w:ascii="Aptos" w:hAnsi="Aptos" w:eastAsia="Aptos" w:cs="Aptos"/>
          <w:b w:val="0"/>
          <w:bCs w:val="0"/>
          <w:color w:val="262626" w:themeColor="text1" w:themeTint="D9"/>
          <w:sz w:val="36"/>
          <w:szCs w:val="36"/>
        </w:rPr>
      </w:pPr>
      <w:r w:rsidRPr="00136C94">
        <w:rPr>
          <w:rFonts w:ascii="Aptos" w:hAnsi="Aptos" w:eastAsia="Aptos" w:cs="Aptos"/>
          <w:color w:val="262626" w:themeColor="text1" w:themeTint="D9"/>
        </w:rPr>
        <w:t>Protegendo dados pessoais</w:t>
      </w:r>
    </w:p>
    <w:p w:rsidR="006E6C28" w:rsidP="006E6C28" w:rsidRDefault="006E6C28" w14:paraId="306EBCC2" w14:textId="77777777">
      <w:pPr>
        <w:rPr>
          <w:rFonts w:ascii="Aptos" w:hAnsi="Aptos" w:eastAsia="Aptos" w:cs="Aptos"/>
          <w:b/>
          <w:bCs/>
          <w:color w:val="4DBFEA"/>
          <w:sz w:val="28"/>
          <w:szCs w:val="28"/>
        </w:rPr>
      </w:pPr>
      <w:r>
        <w:rPr>
          <w:noProof/>
        </w:rPr>
        <mc:AlternateContent>
          <mc:Choice Requires="wps">
            <w:drawing>
              <wp:inline distT="0" distB="0" distL="0" distR="0" wp14:anchorId="02D94827" wp14:editId="64B1C374">
                <wp:extent cx="184785" cy="138430"/>
                <wp:effectExtent l="4128" t="0" r="0" b="0"/>
                <wp:docPr id="1622266249" name="Triângulo isósceles 1"/>
                <wp:cNvGraphicFramePr/>
                <a:graphic xmlns:a="http://schemas.openxmlformats.org/drawingml/2006/main">
                  <a:graphicData uri="http://schemas.microsoft.com/office/word/2010/wordprocessingShape">
                    <wps:wsp>
                      <wps:cNvSpPr/>
                      <wps:spPr>
                        <a:xfrm rot="5400000">
                          <a:off x="0" y="0"/>
                          <a:ext cx="184785" cy="138430"/>
                        </a:xfrm>
                        <a:prstGeom prst="triangle">
                          <a:avLst/>
                        </a:prstGeom>
                        <a:solidFill>
                          <a:srgbClr val="9968A9"/>
                        </a:solidFill>
                        <a:ln w="12700" cap="flat" cmpd="sng" algn="ctr">
                          <a:noFill/>
                          <a:prstDash val="solid"/>
                          <a:miter lim="800000"/>
                        </a:ln>
                        <a:effectLst/>
                      </wps:spPr>
                      <wps:bodyPr anchor="ctr"/>
                    </wps:wsp>
                  </a:graphicData>
                </a:graphic>
              </wp:inline>
            </w:drawing>
          </mc:Choice>
          <mc:Fallback xmlns:arto="http://schemas.microsoft.com/office/word/2006/arto" xmlns:a="http://schemas.openxmlformats.org/drawingml/2006/main">
            <w:pict w14:anchorId="35922F4F">
              <v:shape id="Triângulo isósceles 1" style="width:14.55pt;height:10.9pt;rotation:90;visibility:visible;mso-wrap-style:square;mso-left-percent:-10001;mso-top-percent:-10001;mso-position-horizontal:absolute;mso-position-horizontal-relative:char;mso-position-vertical:absolute;mso-position-vertical-relative:line;mso-left-percent:-10001;mso-top-percent:-10001;v-text-anchor:middle" o:spid="_x0000_s1026" fillcolor="#9968a9" stroked="f"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" w14:anchorId="5A789989">
                <w10:anchorlock/>
              </v:shape>
            </w:pict>
          </mc:Fallback>
        </mc:AlternateContent>
      </w:r>
      <w:r w:rsidRPr="30039FB5">
        <w:rPr>
          <w:rFonts w:ascii="Aptos" w:hAnsi="Aptos" w:eastAsia="Aptos" w:cs="Aptos"/>
          <w:b/>
          <w:bCs/>
          <w:color w:val="4DBFEA"/>
          <w:sz w:val="28"/>
          <w:szCs w:val="28"/>
        </w:rPr>
        <w:t xml:space="preserve"> </w:t>
      </w:r>
      <w:r>
        <w:rPr>
          <w:rFonts w:ascii="Aptos" w:hAnsi="Aptos" w:eastAsia="Aptos" w:cs="Aptos"/>
          <w:b/>
          <w:bCs/>
          <w:color w:val="4DBFEA"/>
          <w:sz w:val="28"/>
          <w:szCs w:val="28"/>
        </w:rPr>
        <w:t xml:space="preserve"> </w:t>
      </w:r>
      <w:r w:rsidRPr="00A96408">
        <w:rPr>
          <w:rFonts w:ascii="Aptos" w:hAnsi="Aptos" w:eastAsia="Aptos" w:cs="Aptos"/>
          <w:b/>
          <w:bCs/>
          <w:color w:val="9968A9"/>
          <w:sz w:val="28"/>
          <w:szCs w:val="28"/>
        </w:rPr>
        <w:t>Unidade</w:t>
      </w:r>
    </w:p>
    <w:p w:rsidR="006E6C28" w:rsidP="006E6C28" w:rsidRDefault="006E6C28" w14:paraId="234C1F5E" w14:textId="77777777">
      <w:pPr>
        <w:rPr>
          <w:rFonts w:ascii="Aptos" w:hAnsi="Aptos" w:eastAsia="Aptos" w:cs="Aptos"/>
          <w:b/>
          <w:bCs/>
          <w:color w:val="494949"/>
          <w:sz w:val="28"/>
          <w:szCs w:val="28"/>
        </w:rPr>
      </w:pPr>
      <w:r w:rsidRPr="002C102C">
        <w:rPr>
          <w:rFonts w:ascii="Aptos" w:hAnsi="Aptos" w:eastAsia="Aptos" w:cs="Aptos"/>
          <w:b/>
          <w:bCs/>
          <w:color w:val="494949"/>
          <w:sz w:val="28"/>
          <w:szCs w:val="28"/>
        </w:rPr>
        <w:t>Educação Midiática: o poder da informação</w:t>
      </w:r>
    </w:p>
    <w:p w:rsidRPr="00CF48CD" w:rsidR="006E6C28" w:rsidP="006E6C28" w:rsidRDefault="006E6C28" w14:paraId="3A5C182A" w14:textId="77777777">
      <w:pPr>
        <w:spacing w:line="278" w:lineRule="auto"/>
        <w:rPr>
          <w:rFonts w:ascii="Aptos" w:hAnsi="Aptos" w:eastAsia="Aptos" w:cs="Aptos"/>
          <w:b/>
          <w:bCs/>
          <w:color w:val="76BA5B"/>
          <w:sz w:val="28"/>
          <w:szCs w:val="28"/>
        </w:rPr>
      </w:pPr>
      <w:commentRangeStart w:id="34"/>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1</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 xml:space="preserve">– </w:t>
      </w:r>
      <w:commentRangeEnd w:id="34"/>
      <w:r>
        <w:rPr>
          <w:rStyle w:val="Refdecomentrio"/>
        </w:rPr>
        <w:commentReference w:id="34"/>
      </w:r>
      <w:r>
        <w:rPr>
          <w:rFonts w:ascii="Aptos" w:hAnsi="Aptos" w:eastAsia="Aptos" w:cs="Aptos"/>
          <w:b/>
          <w:bCs/>
          <w:color w:val="76BA5B"/>
          <w:sz w:val="28"/>
          <w:szCs w:val="28"/>
        </w:rPr>
        <w:t>Senha segura</w:t>
      </w:r>
    </w:p>
    <w:p w:rsidRPr="00937FB2" w:rsidR="006E6C28" w:rsidP="006E6C28" w:rsidRDefault="4918BBE9" w14:paraId="7A17D3E1" w14:textId="50C65862">
      <w:pPr>
        <w:spacing w:line="278" w:lineRule="auto"/>
        <w:rPr>
          <w:rFonts w:ascii="Aptos" w:hAnsi="Aptos" w:eastAsia="Aptos" w:cs="Aptos"/>
          <w:color w:val="262626" w:themeColor="text1" w:themeTint="D9"/>
        </w:rPr>
      </w:pPr>
      <w:r w:rsidRPr="63E5416F">
        <w:rPr>
          <w:rFonts w:ascii="Aptos" w:hAnsi="Aptos" w:eastAsia="Aptos" w:cs="Aptos"/>
          <w:color w:val="262626" w:themeColor="text1" w:themeTint="D9"/>
        </w:rPr>
        <w:t xml:space="preserve">Você está </w:t>
      </w:r>
      <w:proofErr w:type="gramStart"/>
      <w:r w:rsidRPr="63E5416F">
        <w:rPr>
          <w:rFonts w:ascii="Aptos" w:hAnsi="Aptos" w:eastAsia="Aptos" w:cs="Aptos"/>
          <w:color w:val="262626" w:themeColor="text1" w:themeTint="D9"/>
        </w:rPr>
        <w:t>criando uma nova</w:t>
      </w:r>
      <w:proofErr w:type="gramEnd"/>
      <w:r w:rsidRPr="63E5416F">
        <w:rPr>
          <w:rFonts w:ascii="Aptos" w:hAnsi="Aptos" w:eastAsia="Aptos" w:cs="Aptos"/>
          <w:color w:val="262626" w:themeColor="text1" w:themeTint="D9"/>
        </w:rPr>
        <w:t xml:space="preserve"> senha e quer garantir que ela seja segura. Pensando </w:t>
      </w:r>
      <w:r w:rsidRPr="63E5416F" w:rsidR="00FA5A27">
        <w:rPr>
          <w:rFonts w:ascii="Aptos" w:hAnsi="Aptos" w:eastAsia="Aptos" w:cs="Aptos"/>
          <w:color w:val="262626" w:themeColor="text1" w:themeTint="D9"/>
        </w:rPr>
        <w:t>nisso, analise</w:t>
      </w:r>
      <w:r w:rsidRPr="63E5416F" w:rsidR="34575910">
        <w:rPr>
          <w:rFonts w:ascii="Aptos" w:hAnsi="Aptos" w:eastAsia="Aptos" w:cs="Aptos"/>
          <w:color w:val="262626" w:themeColor="text1" w:themeTint="D9"/>
        </w:rPr>
        <w:t xml:space="preserve"> as afirmações a seguir, considerando (V) para as verdadeiras e (F) para as falsas.</w:t>
      </w:r>
    </w:p>
    <w:p w:rsidR="4918BBE9" w:rsidP="01CE96B0" w:rsidRDefault="4918BBE9" w14:paraId="6807D3AD" w14:textId="05E29091">
      <w:pPr>
        <w:spacing w:line="278" w:lineRule="auto"/>
        <w:rPr>
          <w:rFonts w:ascii="Aptos" w:hAnsi="Aptos" w:eastAsia="Aptos" w:cs="Aptos"/>
          <w:noProof w:val="0"/>
          <w:sz w:val="24"/>
          <w:szCs w:val="24"/>
          <w:lang w:val="pt-BR"/>
        </w:rPr>
      </w:pPr>
      <w:r w:rsidRPr="01CE96B0" w:rsidR="4918BBE9">
        <w:rPr>
          <w:rFonts w:ascii="Aptos" w:hAnsi="Aptos" w:eastAsia="Aptos" w:cs="Aptos"/>
          <w:color w:val="000000" w:themeColor="text1" w:themeTint="FF" w:themeShade="FF"/>
        </w:rPr>
        <w:t>( )</w:t>
      </w:r>
      <w:r w:rsidRPr="01CE96B0" w:rsidR="6E07A6DA">
        <w:rPr>
          <w:rFonts w:ascii="Aptos" w:hAnsi="Aptos" w:eastAsia="Aptos" w:cs="Aptos"/>
          <w:color w:val="000000" w:themeColor="text1" w:themeTint="FF" w:themeShade="FF"/>
        </w:rPr>
        <w:t xml:space="preserve"> </w:t>
      </w:r>
      <w:r w:rsidRPr="01CE96B0" w:rsidR="6E07A6DA">
        <w:rPr>
          <w:rFonts w:ascii="Aptos" w:hAnsi="Aptos" w:eastAsia="Aptos" w:cs="Aptos"/>
          <w:b w:val="0"/>
          <w:bCs w:val="0"/>
          <w:i w:val="0"/>
          <w:iCs w:val="0"/>
          <w:caps w:val="0"/>
          <w:smallCaps w:val="0"/>
          <w:noProof w:val="0"/>
          <w:sz w:val="24"/>
          <w:szCs w:val="24"/>
          <w:lang w:val="pt-BR"/>
        </w:rPr>
        <w:t>Quanto mais tempo você passa sem trocar as senhas, mais seguras elas ficam.</w:t>
      </w:r>
    </w:p>
    <w:p w:rsidRPr="00E70622" w:rsidR="006E6C28" w:rsidP="006E6C28" w:rsidRDefault="006E6C28" w14:paraId="479EBA07" w14:textId="77777777">
      <w:pPr>
        <w:spacing w:line="278" w:lineRule="auto"/>
        <w:rPr>
          <w:rFonts w:ascii="Aptos" w:hAnsi="Aptos" w:eastAsia="Aptos" w:cs="Aptos"/>
          <w:color w:val="262626" w:themeColor="text1" w:themeTint="D9"/>
        </w:rPr>
      </w:pPr>
      <w:proofErr w:type="gramStart"/>
      <w:r w:rsidRPr="00E70622">
        <w:rPr>
          <w:rFonts w:ascii="Aptos" w:hAnsi="Aptos" w:eastAsia="Aptos" w:cs="Aptos"/>
          <w:color w:val="262626" w:themeColor="text1" w:themeTint="D9"/>
        </w:rPr>
        <w:lastRenderedPageBreak/>
        <w:t>( )</w:t>
      </w:r>
      <w:proofErr w:type="gramEnd"/>
      <w:r w:rsidRPr="00E70622">
        <w:rPr>
          <w:rFonts w:ascii="Aptos" w:hAnsi="Aptos" w:eastAsia="Aptos" w:cs="Aptos"/>
          <w:color w:val="262626" w:themeColor="text1" w:themeTint="D9"/>
        </w:rPr>
        <w:t xml:space="preserve"> </w:t>
      </w:r>
      <w:r w:rsidRPr="00937FB2">
        <w:rPr>
          <w:rFonts w:ascii="Aptos" w:hAnsi="Aptos" w:eastAsia="Aptos" w:cs="Aptos"/>
          <w:color w:val="262626" w:themeColor="text1" w:themeTint="D9"/>
        </w:rPr>
        <w:t xml:space="preserve">Uma senha segura deve ter pelo menos </w:t>
      </w:r>
      <w:r>
        <w:rPr>
          <w:rFonts w:ascii="Aptos" w:hAnsi="Aptos" w:eastAsia="Aptos" w:cs="Aptos"/>
          <w:color w:val="262626" w:themeColor="text1" w:themeTint="D9"/>
        </w:rPr>
        <w:t>8</w:t>
      </w:r>
      <w:r w:rsidRPr="00937FB2">
        <w:rPr>
          <w:rFonts w:ascii="Aptos" w:hAnsi="Aptos" w:eastAsia="Aptos" w:cs="Aptos"/>
          <w:color w:val="262626" w:themeColor="text1" w:themeTint="D9"/>
        </w:rPr>
        <w:t xml:space="preserve"> caracteres e combinar letras, números e caracteres especiais.</w:t>
      </w:r>
    </w:p>
    <w:p w:rsidRPr="00E70622" w:rsidR="006E6C28" w:rsidP="006E6C28" w:rsidRDefault="4918BBE9" w14:paraId="2F536C18" w14:textId="77777777">
      <w:pPr>
        <w:spacing w:line="278" w:lineRule="auto"/>
        <w:rPr>
          <w:rFonts w:ascii="Aptos" w:hAnsi="Aptos" w:eastAsia="Aptos" w:cs="Aptos"/>
          <w:color w:val="262626" w:themeColor="text1" w:themeTint="D9"/>
        </w:rPr>
      </w:pPr>
      <w:proofErr w:type="gramStart"/>
      <w:r w:rsidRPr="63E5416F">
        <w:rPr>
          <w:rFonts w:ascii="Aptos" w:hAnsi="Aptos" w:eastAsia="Aptos" w:cs="Aptos"/>
          <w:color w:val="262626" w:themeColor="text1" w:themeTint="D9"/>
        </w:rPr>
        <w:t>( )</w:t>
      </w:r>
      <w:proofErr w:type="gramEnd"/>
      <w:r w:rsidRPr="63E5416F">
        <w:rPr>
          <w:rFonts w:ascii="Aptos" w:hAnsi="Aptos" w:eastAsia="Aptos" w:cs="Aptos"/>
          <w:color w:val="262626" w:themeColor="text1" w:themeTint="D9"/>
        </w:rPr>
        <w:t xml:space="preserve"> Usar a mesma senha para várias contas online é uma prática segura, pois facilita a lembrança.</w:t>
      </w:r>
      <w:commentRangeStart w:id="41"/>
      <w:commentRangeEnd w:id="41"/>
      <w:r w:rsidR="006E6C28">
        <w:commentReference w:id="41"/>
      </w:r>
    </w:p>
    <w:p w:rsidR="006E6C28" w:rsidP="006E6C28" w:rsidRDefault="006E6C28" w14:paraId="2E66AE7C" w14:textId="77777777">
      <w:pPr>
        <w:spacing w:line="278" w:lineRule="auto"/>
        <w:rPr>
          <w:rFonts w:ascii="Aptos" w:hAnsi="Aptos" w:eastAsia="Aptos" w:cs="Aptos"/>
          <w:color w:val="262626" w:themeColor="text1" w:themeTint="D9"/>
        </w:rPr>
      </w:pPr>
      <w:proofErr w:type="gramStart"/>
      <w:r w:rsidRPr="00E70622">
        <w:rPr>
          <w:rFonts w:ascii="Aptos" w:hAnsi="Aptos" w:eastAsia="Aptos" w:cs="Aptos"/>
          <w:color w:val="262626" w:themeColor="text1" w:themeTint="D9"/>
        </w:rPr>
        <w:t>( )</w:t>
      </w:r>
      <w:proofErr w:type="gramEnd"/>
      <w:r w:rsidRPr="00E70622">
        <w:rPr>
          <w:rFonts w:ascii="Aptos" w:hAnsi="Aptos" w:eastAsia="Aptos" w:cs="Aptos"/>
          <w:color w:val="262626" w:themeColor="text1" w:themeTint="D9"/>
        </w:rPr>
        <w:t xml:space="preserve"> </w:t>
      </w:r>
      <w:r w:rsidRPr="00937FB2">
        <w:rPr>
          <w:rFonts w:ascii="Aptos" w:hAnsi="Aptos" w:eastAsia="Aptos" w:cs="Aptos"/>
          <w:color w:val="262626" w:themeColor="text1" w:themeTint="D9"/>
        </w:rPr>
        <w:t>Senhas que incluem informações pessoais, como o nome ou a data de nascimento, são mais fáceis de adivinhar e menos seguras.</w:t>
      </w:r>
    </w:p>
    <w:p w:rsidRPr="00937FB2" w:rsidR="006E6C28" w:rsidP="006E6C28" w:rsidRDefault="006E6C28" w14:paraId="344095C0" w14:textId="5CC4F914">
      <w:pPr>
        <w:spacing w:line="278" w:lineRule="auto"/>
        <w:rPr>
          <w:rFonts w:ascii="Aptos" w:hAnsi="Aptos" w:eastAsia="Aptos" w:cs="Aptos"/>
          <w:color w:val="262626" w:themeColor="text1" w:themeTint="D9"/>
        </w:rPr>
      </w:pPr>
      <w:r w:rsidRPr="10C03AF4">
        <w:rPr>
          <w:rFonts w:ascii="Aptos" w:hAnsi="Aptos" w:eastAsia="Aptos" w:cs="Aptos"/>
          <w:color w:val="262626" w:themeColor="text1" w:themeTint="D9"/>
        </w:rPr>
        <w:t xml:space="preserve">A partir dessa análise, as </w:t>
      </w:r>
      <w:r w:rsidRPr="10C03AF4" w:rsidR="45788883">
        <w:rPr>
          <w:rFonts w:ascii="Aptos" w:hAnsi="Aptos" w:eastAsia="Aptos" w:cs="Aptos"/>
          <w:color w:val="262626" w:themeColor="text1" w:themeTint="D9"/>
        </w:rPr>
        <w:t>afirmativas</w:t>
      </w:r>
      <w:r w:rsidRPr="10C03AF4">
        <w:rPr>
          <w:rFonts w:ascii="Aptos" w:hAnsi="Aptos" w:eastAsia="Aptos" w:cs="Aptos"/>
          <w:color w:val="262626" w:themeColor="text1" w:themeTint="D9"/>
        </w:rPr>
        <w:t xml:space="preserve"> são, respectivamente:</w:t>
      </w:r>
    </w:p>
    <w:p w:rsidR="006E6C28" w:rsidP="006E6C28" w:rsidRDefault="006E6C28" w14:paraId="2CBDC443" w14:textId="77777777">
      <w:pPr>
        <w:spacing w:line="278" w:lineRule="auto"/>
        <w:rPr>
          <w:rFonts w:ascii="Aptos" w:hAnsi="Aptos" w:eastAsia="Aptos" w:cs="Aptos"/>
          <w:color w:val="262626" w:themeColor="text1" w:themeTint="D9"/>
          <w:lang w:val="en-US"/>
        </w:rPr>
      </w:pPr>
      <w:r w:rsidRPr="00B5376B">
        <w:rPr>
          <w:rFonts w:ascii="Aptos" w:hAnsi="Aptos" w:eastAsia="Aptos" w:cs="Aptos"/>
          <w:color w:val="262626" w:themeColor="text1" w:themeTint="D9"/>
          <w:lang w:val="en-US"/>
        </w:rPr>
        <w:t xml:space="preserve">A) V - F - </w:t>
      </w:r>
      <w:r>
        <w:rPr>
          <w:rFonts w:ascii="Aptos" w:hAnsi="Aptos" w:eastAsia="Aptos" w:cs="Aptos"/>
          <w:color w:val="262626" w:themeColor="text1" w:themeTint="D9"/>
          <w:lang w:val="en-US"/>
        </w:rPr>
        <w:t>F</w:t>
      </w:r>
      <w:r w:rsidRPr="00B5376B">
        <w:rPr>
          <w:rFonts w:ascii="Aptos" w:hAnsi="Aptos" w:eastAsia="Aptos" w:cs="Aptos"/>
          <w:color w:val="262626" w:themeColor="text1" w:themeTint="D9"/>
          <w:lang w:val="en-US"/>
        </w:rPr>
        <w:t xml:space="preserve"> - V </w:t>
      </w:r>
    </w:p>
    <w:p w:rsidR="006E6C28" w:rsidP="006E6C28" w:rsidRDefault="006E6C28" w14:paraId="071F0C32" w14:textId="6820EFD4">
      <w:pPr>
        <w:spacing w:line="278" w:lineRule="auto"/>
        <w:rPr>
          <w:rFonts w:ascii="Aptos" w:hAnsi="Aptos" w:eastAsia="Aptos" w:cs="Aptos"/>
          <w:color w:val="262626" w:themeColor="text1" w:themeTint="D9"/>
          <w:lang w:val="en-US"/>
        </w:rPr>
      </w:pPr>
      <w:r w:rsidRPr="583CD1D2" w:rsidR="006E6C28">
        <w:rPr>
          <w:rFonts w:ascii="Aptos" w:hAnsi="Aptos" w:eastAsia="Aptos" w:cs="Aptos"/>
          <w:color w:val="262626" w:themeColor="text1" w:themeTint="D9" w:themeShade="FF"/>
          <w:lang w:val="en-US"/>
        </w:rPr>
        <w:t xml:space="preserve">B) F - F - </w:t>
      </w:r>
      <w:r w:rsidRPr="583CD1D2" w:rsidR="04D80DBC">
        <w:rPr>
          <w:rFonts w:ascii="Aptos" w:hAnsi="Aptos" w:eastAsia="Aptos" w:cs="Aptos"/>
          <w:color w:val="262626" w:themeColor="text1" w:themeTint="D9" w:themeShade="FF"/>
          <w:lang w:val="en-US"/>
        </w:rPr>
        <w:t>V</w:t>
      </w:r>
      <w:r w:rsidRPr="583CD1D2" w:rsidR="006E6C28">
        <w:rPr>
          <w:rFonts w:ascii="Aptos" w:hAnsi="Aptos" w:eastAsia="Aptos" w:cs="Aptos"/>
          <w:color w:val="262626" w:themeColor="text1" w:themeTint="D9" w:themeShade="FF"/>
          <w:lang w:val="en-US"/>
        </w:rPr>
        <w:t xml:space="preserve"> - V </w:t>
      </w:r>
    </w:p>
    <w:p w:rsidRPr="006E6C28" w:rsidR="006E6C28" w:rsidP="006E6C28" w:rsidRDefault="006E6C28" w14:paraId="4D238313" w14:textId="77777777">
      <w:pPr>
        <w:spacing w:line="278" w:lineRule="auto"/>
        <w:rPr>
          <w:rFonts w:ascii="Aptos" w:hAnsi="Aptos" w:eastAsia="Aptos" w:cs="Aptos"/>
          <w:color w:val="262626" w:themeColor="text1" w:themeTint="D9"/>
          <w:lang w:val="en-US"/>
        </w:rPr>
      </w:pPr>
      <w:r w:rsidRPr="006E6C28">
        <w:rPr>
          <w:rFonts w:ascii="Aptos" w:hAnsi="Aptos" w:eastAsia="Aptos" w:cs="Aptos"/>
          <w:color w:val="262626" w:themeColor="text1" w:themeTint="D9"/>
          <w:lang w:val="en-US"/>
        </w:rPr>
        <w:t xml:space="preserve">C) V - </w:t>
      </w:r>
      <w:proofErr w:type="gramStart"/>
      <w:r w:rsidRPr="006E6C28">
        <w:rPr>
          <w:rFonts w:ascii="Aptos" w:hAnsi="Aptos" w:eastAsia="Aptos" w:cs="Aptos"/>
          <w:color w:val="262626" w:themeColor="text1" w:themeTint="D9"/>
          <w:lang w:val="en-US"/>
        </w:rPr>
        <w:t>V -</w:t>
      </w:r>
      <w:proofErr w:type="gramEnd"/>
      <w:r w:rsidRPr="006E6C28">
        <w:rPr>
          <w:rFonts w:ascii="Aptos" w:hAnsi="Aptos" w:eastAsia="Aptos" w:cs="Aptos"/>
          <w:color w:val="262626" w:themeColor="text1" w:themeTint="D9"/>
          <w:lang w:val="en-US"/>
        </w:rPr>
        <w:t xml:space="preserve"> F - F</w:t>
      </w:r>
    </w:p>
    <w:p w:rsidRPr="006E6C28" w:rsidR="006E6C28" w:rsidP="006E6C28" w:rsidRDefault="006E6C28" w14:paraId="6668507C" w14:textId="77777777">
      <w:pPr>
        <w:spacing w:line="278" w:lineRule="auto"/>
        <w:rPr>
          <w:rFonts w:ascii="Aptos" w:hAnsi="Aptos" w:eastAsia="Aptos" w:cs="Aptos"/>
          <w:color w:val="262626" w:themeColor="text1" w:themeTint="D9"/>
          <w:lang w:val="en-US"/>
        </w:rPr>
      </w:pPr>
      <w:r w:rsidRPr="006E6C28">
        <w:rPr>
          <w:rFonts w:ascii="Aptos" w:hAnsi="Aptos" w:eastAsia="Aptos" w:cs="Aptos"/>
          <w:color w:val="262626" w:themeColor="text1" w:themeTint="D9"/>
          <w:lang w:val="en-US"/>
        </w:rPr>
        <w:t xml:space="preserve">D) F - V - F - V </w:t>
      </w:r>
    </w:p>
    <w:p w:rsidRPr="009211B5" w:rsidR="006E6C28" w:rsidP="006E6C28" w:rsidRDefault="006E6C28" w14:paraId="4AE4840E" w14:textId="0230F127">
      <w:pPr>
        <w:spacing w:line="278" w:lineRule="auto"/>
        <w:rPr>
          <w:rFonts w:ascii="Aptos" w:hAnsi="Aptos" w:eastAsia="Aptos" w:cs="Aptos"/>
          <w:color w:val="FF177C"/>
        </w:rPr>
      </w:pPr>
      <w:r w:rsidRPr="008C3E0C">
        <w:rPr>
          <w:rFonts w:ascii="Aptos" w:hAnsi="Aptos" w:eastAsia="Aptos" w:cs="Aptos"/>
          <w:b/>
          <w:bCs/>
          <w:color w:val="FF177C"/>
        </w:rPr>
        <w:t>Alternativa A</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561CAB">
        <w:rPr>
          <w:rFonts w:ascii="Aptos" w:hAnsi="Aptos" w:eastAsia="Aptos" w:cs="Aptos"/>
          <w:color w:val="FF177C"/>
        </w:rPr>
        <w:t xml:space="preserve">Boa tentativa! </w:t>
      </w:r>
      <w:r w:rsidRPr="00671795">
        <w:rPr>
          <w:rFonts w:ascii="Aptos" w:hAnsi="Aptos" w:eastAsia="Aptos" w:cs="Aptos"/>
          <w:color w:val="FF177C"/>
        </w:rPr>
        <w:t xml:space="preserve">Pense: </w:t>
      </w:r>
      <w:r w:rsidRPr="000A3352" w:rsidR="000A3352">
        <w:rPr>
          <w:rFonts w:ascii="Aptos" w:hAnsi="Aptos" w:eastAsia="Aptos" w:cs="Aptos"/>
          <w:color w:val="FF177C"/>
        </w:rPr>
        <w:t>deixar a mesma senha por longos períodos realmente aumenta a segurança?</w:t>
      </w:r>
    </w:p>
    <w:p w:rsidRPr="009211B5" w:rsidR="006E6C28" w:rsidP="006E6C28" w:rsidRDefault="006E6C28" w14:paraId="3BAAF337" w14:textId="77777777">
      <w:pPr>
        <w:spacing w:line="278" w:lineRule="auto"/>
        <w:rPr>
          <w:rFonts w:ascii="Aptos" w:hAnsi="Aptos" w:eastAsia="Aptos" w:cs="Aptos"/>
          <w:color w:val="FF177C"/>
        </w:rPr>
      </w:pPr>
      <w:r w:rsidRPr="008C3E0C">
        <w:rPr>
          <w:rFonts w:ascii="Aptos" w:hAnsi="Aptos" w:eastAsia="Aptos" w:cs="Aptos"/>
          <w:b/>
          <w:bCs/>
          <w:color w:val="FF177C"/>
        </w:rPr>
        <w:t>Alternativa B</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correta.</w:t>
      </w:r>
      <w:r w:rsidRPr="0039153D">
        <w:t xml:space="preserve"> </w:t>
      </w:r>
      <w:r>
        <w:rPr>
          <w:rFonts w:ascii="Aptos" w:hAnsi="Aptos" w:eastAsia="Aptos" w:cs="Aptos"/>
          <w:color w:val="FF177C"/>
        </w:rPr>
        <w:t xml:space="preserve">Que tal tentar novamente? </w:t>
      </w:r>
      <w:r w:rsidRPr="0039153D">
        <w:rPr>
          <w:rFonts w:ascii="Aptos" w:hAnsi="Aptos" w:eastAsia="Aptos" w:cs="Aptos"/>
          <w:color w:val="FF177C"/>
        </w:rPr>
        <w:t xml:space="preserve"> </w:t>
      </w:r>
      <w:r>
        <w:rPr>
          <w:rFonts w:ascii="Aptos" w:hAnsi="Aptos" w:eastAsia="Aptos" w:cs="Aptos"/>
          <w:color w:val="FF177C"/>
        </w:rPr>
        <w:t>P</w:t>
      </w:r>
      <w:r w:rsidRPr="0039153D">
        <w:rPr>
          <w:rFonts w:ascii="Aptos" w:hAnsi="Aptos" w:eastAsia="Aptos" w:cs="Aptos"/>
          <w:color w:val="FF177C"/>
        </w:rPr>
        <w:t>ense no efeito dominó da reutilização: se um serviço vaza, o que acontece com os demais?</w:t>
      </w:r>
    </w:p>
    <w:p w:rsidRPr="009211B5" w:rsidR="006E6C28" w:rsidP="006E6C28" w:rsidRDefault="006E6C28" w14:paraId="28414E90" w14:textId="77777777">
      <w:pPr>
        <w:spacing w:line="278" w:lineRule="auto"/>
        <w:rPr>
          <w:rFonts w:ascii="Aptos" w:hAnsi="Aptos" w:eastAsia="Aptos" w:cs="Aptos"/>
          <w:color w:val="FF177C"/>
        </w:rPr>
      </w:pPr>
      <w:r w:rsidRPr="008C3E0C">
        <w:rPr>
          <w:rFonts w:ascii="Aptos" w:hAnsi="Aptos" w:eastAsia="Aptos" w:cs="Aptos"/>
          <w:b/>
          <w:bCs/>
          <w:color w:val="FF177C"/>
        </w:rPr>
        <w:t>Alternativa C</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39153D">
        <w:rPr>
          <w:rFonts w:ascii="Aptos" w:hAnsi="Aptos" w:eastAsia="Aptos" w:cs="Aptos"/>
          <w:color w:val="FF177C"/>
        </w:rPr>
        <w:t xml:space="preserve">Quase lá! Pergunte-se: usar nome ou data de nascimento deixa a senha mais previsível ou menos? </w:t>
      </w:r>
    </w:p>
    <w:p w:rsidRPr="004B495E" w:rsidR="006E6C28" w:rsidP="006E6C28" w:rsidRDefault="006E6C28" w14:paraId="6C6FAC06" w14:textId="77777777">
      <w:pPr>
        <w:spacing w:line="278" w:lineRule="auto"/>
        <w:rPr>
          <w:rFonts w:ascii="Aptos" w:hAnsi="Aptos" w:eastAsia="Aptos" w:cs="Aptos"/>
          <w:color w:val="FF177C"/>
        </w:rPr>
      </w:pPr>
      <w:r w:rsidRPr="008C3E0C">
        <w:rPr>
          <w:rFonts w:ascii="Aptos" w:hAnsi="Aptos" w:eastAsia="Aptos" w:cs="Aptos"/>
          <w:b/>
          <w:bCs/>
          <w:color w:val="FF177C"/>
        </w:rPr>
        <w:t>Alternativa D</w:t>
      </w:r>
      <w:r w:rsidRPr="00BB4AEF">
        <w:rPr>
          <w:rFonts w:ascii="Aptos" w:hAnsi="Aptos" w:eastAsia="Aptos" w:cs="Aptos"/>
          <w:color w:val="FF177C"/>
        </w:rPr>
        <w:t xml:space="preserve">, correta. </w:t>
      </w:r>
      <w:r w:rsidRPr="009D47ED">
        <w:rPr>
          <w:rFonts w:ascii="Aptos" w:hAnsi="Aptos" w:eastAsia="Aptos" w:cs="Aptos"/>
          <w:color w:val="FF177C"/>
        </w:rPr>
        <w:t>Mandou bem! Ideia-chave: senha forte (pelo menos 8 caracteres + mistura), nada de dados pessoais e nunca repetir em vários sites. Ótima leitura de segurança!</w:t>
      </w:r>
    </w:p>
    <w:p w:rsidRPr="00CF48CD" w:rsidR="006E6C28" w:rsidP="006E6C28" w:rsidRDefault="006E6C28" w14:paraId="1327477C" w14:textId="77777777">
      <w:pPr>
        <w:spacing w:line="278" w:lineRule="auto"/>
        <w:rPr>
          <w:rFonts w:ascii="Aptos" w:hAnsi="Aptos" w:eastAsia="Aptos" w:cs="Aptos"/>
          <w:b/>
          <w:bCs/>
          <w:color w:val="254260"/>
          <w:sz w:val="28"/>
          <w:szCs w:val="28"/>
        </w:rPr>
      </w:pPr>
      <w:commentRangeStart w:id="42"/>
      <w:r w:rsidRPr="00CF48CD">
        <w:rPr>
          <w:rFonts w:ascii="Aptos" w:hAnsi="Aptos" w:eastAsia="Aptos" w:cs="Aptos"/>
          <w:b/>
          <w:bCs/>
          <w:color w:val="76BA5B"/>
          <w:sz w:val="28"/>
          <w:szCs w:val="28"/>
        </w:rPr>
        <w:t xml:space="preserve">Questão </w:t>
      </w:r>
      <w:r>
        <w:rPr>
          <w:rFonts w:ascii="Aptos" w:hAnsi="Aptos" w:eastAsia="Aptos" w:cs="Aptos"/>
          <w:b/>
          <w:bCs/>
          <w:color w:val="76BA5B"/>
          <w:sz w:val="28"/>
          <w:szCs w:val="28"/>
        </w:rPr>
        <w:t>2</w:t>
      </w:r>
      <w:r w:rsidRPr="00CF48CD">
        <w:rPr>
          <w:rFonts w:ascii="Aptos" w:hAnsi="Aptos" w:eastAsia="Aptos" w:cs="Aptos"/>
          <w:b/>
          <w:bCs/>
          <w:sz w:val="28"/>
          <w:szCs w:val="28"/>
        </w:rPr>
        <w:t xml:space="preserve"> </w:t>
      </w:r>
      <w:r w:rsidRPr="00CF48CD">
        <w:rPr>
          <w:rFonts w:ascii="Aptos" w:hAnsi="Aptos" w:eastAsia="Aptos" w:cs="Aptos"/>
          <w:b/>
          <w:bCs/>
          <w:color w:val="76BA5B"/>
          <w:sz w:val="28"/>
          <w:szCs w:val="28"/>
        </w:rPr>
        <w:t>–</w:t>
      </w:r>
      <w:commentRangeEnd w:id="42"/>
      <w:r>
        <w:rPr>
          <w:rStyle w:val="Refdecomentrio"/>
        </w:rPr>
        <w:commentReference w:id="42"/>
      </w:r>
      <w:r>
        <w:rPr>
          <w:rFonts w:ascii="Aptos" w:hAnsi="Aptos" w:eastAsia="Aptos" w:cs="Aptos"/>
          <w:b/>
          <w:bCs/>
          <w:color w:val="76BA5B"/>
          <w:sz w:val="28"/>
          <w:szCs w:val="28"/>
        </w:rPr>
        <w:t>Repetir senha</w:t>
      </w:r>
    </w:p>
    <w:p w:rsidR="006E6C28" w:rsidP="7447345D" w:rsidRDefault="4918BBE9" w14:paraId="64EE29B3" w14:textId="3CE6719E">
      <w:pPr>
        <w:spacing w:line="278" w:lineRule="auto"/>
        <w:rPr>
          <w:rFonts w:ascii="Aptos" w:hAnsi="Aptos" w:eastAsia="Aptos" w:cs="Aptos"/>
          <w:color w:val="000000" w:themeColor="text1" w:themeTint="FF" w:themeShade="FF"/>
        </w:rPr>
      </w:pPr>
      <w:r w:rsidRPr="7447345D" w:rsidR="4918BBE9">
        <w:rPr>
          <w:rFonts w:ascii="Aptos" w:hAnsi="Aptos" w:eastAsia="Aptos" w:cs="Aptos"/>
          <w:color w:val="000000" w:themeColor="text1" w:themeTint="FF" w:themeShade="FF"/>
        </w:rPr>
        <w:t xml:space="preserve">Lucas percebeu que repete a mesma senha em várias plataformas. </w:t>
      </w:r>
      <w:r w:rsidRPr="7447345D" w:rsidR="01A09926">
        <w:rPr>
          <w:rFonts w:ascii="Aptos" w:hAnsi="Aptos" w:eastAsia="Aptos" w:cs="Aptos"/>
          <w:color w:val="000000" w:themeColor="text1" w:themeTint="FF" w:themeShade="FF"/>
        </w:rPr>
        <w:t xml:space="preserve">Ao pesquisar sobre isso, </w:t>
      </w:r>
      <w:r w:rsidRPr="7447345D" w:rsidR="2C2BA99A">
        <w:rPr>
          <w:rFonts w:ascii="Aptos" w:hAnsi="Aptos" w:eastAsia="Aptos" w:cs="Aptos"/>
          <w:color w:val="000000" w:themeColor="text1" w:themeTint="FF" w:themeShade="FF"/>
        </w:rPr>
        <w:t>e</w:t>
      </w:r>
      <w:r w:rsidRPr="7447345D" w:rsidR="4918BBE9">
        <w:rPr>
          <w:rFonts w:ascii="Aptos" w:hAnsi="Aptos" w:eastAsia="Aptos" w:cs="Aptos"/>
          <w:color w:val="000000" w:themeColor="text1" w:themeTint="FF" w:themeShade="FF"/>
        </w:rPr>
        <w:t xml:space="preserve">le entendeu que essa prática </w:t>
      </w:r>
      <w:r w:rsidRPr="7447345D" w:rsidR="0A166697">
        <w:rPr>
          <w:rFonts w:ascii="Aptos" w:hAnsi="Aptos" w:eastAsia="Aptos" w:cs="Aptos"/>
          <w:color w:val="000000" w:themeColor="text1" w:themeTint="FF" w:themeShade="FF"/>
        </w:rPr>
        <w:t xml:space="preserve">é arriscada </w:t>
      </w:r>
      <w:r w:rsidRPr="7447345D" w:rsidR="4918BBE9">
        <w:rPr>
          <w:rFonts w:ascii="Aptos" w:hAnsi="Aptos" w:eastAsia="Aptos" w:cs="Aptos"/>
          <w:color w:val="000000" w:themeColor="text1" w:themeTint="FF" w:themeShade="FF"/>
        </w:rPr>
        <w:t>porque</w:t>
      </w:r>
    </w:p>
    <w:p w:rsidR="006E6C28" w:rsidP="66D11F24" w:rsidRDefault="4918BBE9" w14:paraId="2C386AF8" w14:textId="3A1D4738">
      <w:pPr>
        <w:spacing w:line="278" w:lineRule="auto"/>
        <w:rPr>
          <w:rFonts w:ascii="Aptos" w:hAnsi="Aptos" w:eastAsia="Aptos" w:cs="Aptos"/>
          <w:color w:val="000000" w:themeColor="text1"/>
        </w:rPr>
      </w:pPr>
      <w:r w:rsidRPr="66D11F24">
        <w:rPr>
          <w:rFonts w:ascii="Aptos" w:hAnsi="Aptos" w:eastAsia="Aptos" w:cs="Aptos"/>
          <w:color w:val="000000" w:themeColor="text1"/>
        </w:rPr>
        <w:t>A) aumenta o risco de invasão em todas as contas se uma senha for descoberta</w:t>
      </w:r>
      <w:r w:rsidRPr="66D11F24" w:rsidR="40AD2A60">
        <w:rPr>
          <w:rFonts w:ascii="Aptos" w:hAnsi="Aptos" w:eastAsia="Aptos" w:cs="Aptos"/>
          <w:color w:val="000000" w:themeColor="text1"/>
        </w:rPr>
        <w:t>.</w:t>
      </w:r>
      <w:r w:rsidRPr="66D11F24">
        <w:rPr>
          <w:rFonts w:ascii="Aptos" w:hAnsi="Aptos" w:eastAsia="Aptos" w:cs="Aptos"/>
          <w:color w:val="000000" w:themeColor="text1"/>
        </w:rPr>
        <w:t xml:space="preserve"> </w:t>
      </w:r>
    </w:p>
    <w:p w:rsidR="006E6C28" w:rsidP="66D11F24" w:rsidRDefault="4918BBE9" w14:paraId="3896A70E" w14:textId="305C2AA8">
      <w:pPr>
        <w:spacing w:line="278" w:lineRule="auto"/>
        <w:rPr>
          <w:rFonts w:ascii="Aptos" w:hAnsi="Aptos" w:eastAsia="Aptos" w:cs="Aptos"/>
          <w:color w:val="000000" w:themeColor="text1"/>
        </w:rPr>
      </w:pPr>
      <w:r w:rsidRPr="7447345D" w:rsidR="4918BBE9">
        <w:rPr>
          <w:rFonts w:ascii="Aptos" w:hAnsi="Aptos" w:eastAsia="Aptos" w:cs="Aptos"/>
          <w:color w:val="000000" w:themeColor="text1" w:themeTint="FF" w:themeShade="FF"/>
        </w:rPr>
        <w:t>B)</w:t>
      </w:r>
      <w:r w:rsidRPr="7447345D" w:rsidR="2B42FEEB">
        <w:rPr>
          <w:rFonts w:ascii="Aptos" w:hAnsi="Aptos" w:eastAsia="Aptos" w:cs="Aptos"/>
          <w:color w:val="000000" w:themeColor="text1" w:themeTint="FF" w:themeShade="FF"/>
        </w:rPr>
        <w:t xml:space="preserve"> </w:t>
      </w:r>
      <w:r w:rsidRPr="7447345D" w:rsidR="007815C7">
        <w:rPr>
          <w:rFonts w:ascii="Aptos" w:hAnsi="Aptos" w:eastAsia="Aptos" w:cs="Aptos"/>
          <w:color w:val="000000" w:themeColor="text1" w:themeTint="FF" w:themeShade="FF"/>
        </w:rPr>
        <w:t>os</w:t>
      </w:r>
      <w:r w:rsidRPr="7447345D" w:rsidR="007815C7">
        <w:rPr>
          <w:rFonts w:ascii="Aptos" w:hAnsi="Aptos" w:eastAsia="Aptos" w:cs="Aptos"/>
          <w:color w:val="000000" w:themeColor="text1" w:themeTint="FF" w:themeShade="FF"/>
        </w:rPr>
        <w:t xml:space="preserve"> sites passam a armazenar a senha em texto claro quando ela é repetida</w:t>
      </w:r>
      <w:r w:rsidRPr="7447345D" w:rsidR="3CC91D7A">
        <w:rPr>
          <w:rFonts w:ascii="Aptos" w:hAnsi="Aptos" w:eastAsia="Aptos" w:cs="Aptos"/>
          <w:color w:val="000000" w:themeColor="text1" w:themeTint="FF" w:themeShade="FF"/>
        </w:rPr>
        <w:t>.</w:t>
      </w:r>
      <w:commentRangeStart w:id="45"/>
      <w:commentRangeEnd w:id="45"/>
      <w:r>
        <w:rPr>
          <w:rStyle w:val="CommentReference"/>
        </w:rPr>
        <w:commentReference w:id="45"/>
      </w:r>
    </w:p>
    <w:p w:rsidR="006E6C28" w:rsidP="66D11F24" w:rsidRDefault="4918BBE9" w14:paraId="79C9FC43" w14:textId="208CE041">
      <w:pPr>
        <w:spacing w:line="278" w:lineRule="auto"/>
        <w:rPr>
          <w:rFonts w:ascii="Aptos" w:hAnsi="Aptos" w:eastAsia="Aptos" w:cs="Aptos"/>
          <w:color w:val="000000" w:themeColor="text1"/>
        </w:rPr>
      </w:pPr>
      <w:r w:rsidRPr="66D11F24">
        <w:rPr>
          <w:rFonts w:ascii="Aptos" w:hAnsi="Aptos" w:eastAsia="Aptos" w:cs="Aptos"/>
          <w:color w:val="000000" w:themeColor="text1"/>
        </w:rPr>
        <w:t>C) torna a senha impossível de ser esquecida, mesmo se alguém descobrir</w:t>
      </w:r>
      <w:r w:rsidRPr="66D11F24" w:rsidR="31B137B0">
        <w:rPr>
          <w:rFonts w:ascii="Aptos" w:hAnsi="Aptos" w:eastAsia="Aptos" w:cs="Aptos"/>
          <w:color w:val="000000" w:themeColor="text1"/>
        </w:rPr>
        <w:t>.</w:t>
      </w:r>
    </w:p>
    <w:p w:rsidR="006E6C28" w:rsidP="006E6C28" w:rsidRDefault="4918BBE9" w14:paraId="1FC2A713" w14:textId="28D42B0E">
      <w:pPr>
        <w:spacing w:line="278" w:lineRule="auto"/>
        <w:rPr>
          <w:rFonts w:ascii="Aptos" w:hAnsi="Aptos" w:eastAsia="Aptos" w:cs="Aptos"/>
          <w:color w:val="262626" w:themeColor="text1" w:themeTint="D9"/>
        </w:rPr>
      </w:pPr>
      <w:r w:rsidRPr="01CE96B0" w:rsidR="4918BBE9">
        <w:rPr>
          <w:rFonts w:ascii="Aptos" w:hAnsi="Aptos" w:eastAsia="Aptos" w:cs="Aptos"/>
          <w:color w:val="000000" w:themeColor="text1" w:themeTint="FF" w:themeShade="FF"/>
        </w:rPr>
        <w:t>D)</w:t>
      </w:r>
      <w:r w:rsidRPr="01CE96B0" w:rsidR="007815C7">
        <w:rPr>
          <w:rFonts w:ascii="Aptos" w:hAnsi="Aptos" w:eastAsia="Aptos" w:cs="Aptos"/>
          <w:color w:val="000000" w:themeColor="text1" w:themeTint="FF" w:themeShade="FF"/>
        </w:rPr>
        <w:t xml:space="preserve"> </w:t>
      </w:r>
      <w:commentRangeStart w:id="2017991661"/>
      <w:r w:rsidRPr="01CE96B0" w:rsidR="007815C7">
        <w:rPr>
          <w:rFonts w:ascii="Aptos" w:hAnsi="Aptos" w:eastAsia="Aptos" w:cs="Aptos"/>
          <w:color w:val="000000" w:themeColor="text1" w:themeTint="FF" w:themeShade="FF"/>
        </w:rPr>
        <w:t>a reutilização impede a ativação de autenticação em dois fatores</w:t>
      </w:r>
      <w:r w:rsidRPr="01CE96B0" w:rsidR="586FBA9B">
        <w:rPr>
          <w:rFonts w:ascii="Aptos" w:hAnsi="Aptos" w:eastAsia="Aptos" w:cs="Aptos"/>
          <w:color w:val="000000" w:themeColor="text1" w:themeTint="FF" w:themeShade="FF"/>
        </w:rPr>
        <w:t>.</w:t>
      </w:r>
      <w:commentRangeEnd w:id="2017991661"/>
      <w:r>
        <w:rPr>
          <w:rStyle w:val="CommentReference"/>
        </w:rPr>
        <w:commentReference w:id="2017991661"/>
      </w:r>
    </w:p>
    <w:p w:rsidRPr="009211B5" w:rsidR="006E6C28" w:rsidP="006E6C28" w:rsidRDefault="006E6C28" w14:paraId="09903EBA" w14:textId="59CAAF3A">
      <w:pPr>
        <w:spacing w:line="278" w:lineRule="auto"/>
        <w:rPr>
          <w:rFonts w:ascii="Aptos" w:hAnsi="Aptos" w:eastAsia="Aptos" w:cs="Aptos"/>
          <w:color w:val="FF177C"/>
        </w:rPr>
      </w:pPr>
      <w:r w:rsidRPr="652A2458" w:rsidR="006E6C28">
        <w:rPr>
          <w:rFonts w:ascii="Aptos" w:hAnsi="Aptos" w:eastAsia="Aptos" w:cs="Aptos"/>
          <w:b w:val="1"/>
          <w:bCs w:val="1"/>
          <w:color w:val="FF177C"/>
        </w:rPr>
        <w:t>Alternativa A</w:t>
      </w:r>
      <w:r w:rsidRPr="652A2458" w:rsidR="006E6C28">
        <w:rPr>
          <w:rFonts w:ascii="Aptos" w:hAnsi="Aptos" w:eastAsia="Aptos" w:cs="Aptos"/>
          <w:color w:val="FF177C"/>
        </w:rPr>
        <w:t xml:space="preserve">, correta. </w:t>
      </w:r>
      <w:r w:rsidRPr="652A2458" w:rsidR="006E6C28">
        <w:rPr>
          <w:rFonts w:ascii="Aptos" w:hAnsi="Aptos" w:eastAsia="Aptos" w:cs="Aptos"/>
          <w:color w:val="FF177C"/>
        </w:rPr>
        <w:t>Mandou bem! Se a mesma senha vaza em um lugar, pessoas mal-intencionadas podem tentar a mesma combinação nas outras contas. Por isso, o ideal é usar senhas diferentes em cada serviço.</w:t>
      </w:r>
    </w:p>
    <w:p w:rsidRPr="009211B5" w:rsidR="006E6C28" w:rsidP="006E6C28" w:rsidRDefault="006E6C28" w14:paraId="7DC3093C" w14:textId="47DE57C5">
      <w:pPr>
        <w:spacing w:line="278" w:lineRule="auto"/>
      </w:pPr>
      <w:r w:rsidRPr="652A2458" w:rsidR="006E6C28">
        <w:rPr>
          <w:rFonts w:ascii="Aptos" w:hAnsi="Aptos" w:eastAsia="Aptos" w:cs="Aptos"/>
          <w:b w:val="1"/>
          <w:bCs w:val="1"/>
          <w:color w:val="FF177C"/>
        </w:rPr>
        <w:t>Alternativa B</w:t>
      </w:r>
      <w:r w:rsidRPr="652A2458" w:rsidR="006E6C28">
        <w:rPr>
          <w:rFonts w:ascii="Aptos" w:hAnsi="Aptos" w:eastAsia="Aptos" w:cs="Aptos"/>
          <w:color w:val="FF177C"/>
        </w:rPr>
        <w:t xml:space="preserve">, </w:t>
      </w:r>
      <w:r w:rsidRPr="652A2458" w:rsidR="006E6C28">
        <w:rPr>
          <w:rFonts w:ascii="Aptos" w:hAnsi="Aptos" w:eastAsia="Aptos" w:cs="Aptos"/>
          <w:color w:val="FF177C"/>
        </w:rPr>
        <w:t>in</w:t>
      </w:r>
      <w:r w:rsidRPr="652A2458" w:rsidR="006E6C28">
        <w:rPr>
          <w:rFonts w:ascii="Aptos" w:hAnsi="Aptos" w:eastAsia="Aptos" w:cs="Aptos"/>
          <w:color w:val="FF177C"/>
        </w:rPr>
        <w:t xml:space="preserve">correta. </w:t>
      </w:r>
      <w:r w:rsidRPr="652A2458" w:rsidR="006E6C28">
        <w:rPr>
          <w:rFonts w:ascii="Aptos" w:hAnsi="Aptos" w:eastAsia="Aptos" w:cs="Aptos"/>
          <w:color w:val="FF177C"/>
        </w:rPr>
        <w:t>Boa tentativa!</w:t>
      </w:r>
      <w:r w:rsidRPr="652A2458" w:rsidR="184D1D09">
        <w:rPr>
          <w:rFonts w:ascii="Aptos" w:hAnsi="Aptos" w:eastAsia="Aptos" w:cs="Aptos"/>
          <w:color w:val="FF177C"/>
        </w:rPr>
        <w:t xml:space="preserve"> Dica: reutilizar uma senha não faz com que os sites passem a guardá-la em “texto claro”; cada serviço define como armazena as senhas, independentemente disso. Reflita: o que acontece se uma única senha vazar em um serviço e for a mesma nas suas outras contas?</w:t>
      </w:r>
    </w:p>
    <w:p w:rsidRPr="009211B5" w:rsidR="006E6C28" w:rsidP="006E6C28" w:rsidRDefault="006E6C28" w14:paraId="3E462E52" w14:textId="77777777">
      <w:pPr>
        <w:spacing w:line="278" w:lineRule="auto"/>
        <w:rPr>
          <w:rFonts w:ascii="Aptos" w:hAnsi="Aptos" w:eastAsia="Aptos" w:cs="Aptos"/>
          <w:color w:val="FF177C"/>
        </w:rPr>
      </w:pPr>
      <w:r w:rsidRPr="008C3E0C">
        <w:rPr>
          <w:rFonts w:ascii="Aptos" w:hAnsi="Aptos" w:eastAsia="Aptos" w:cs="Aptos"/>
          <w:b/>
          <w:bCs/>
          <w:color w:val="FF177C"/>
        </w:rPr>
        <w:t>Alternativa C</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4D24A3">
        <w:rPr>
          <w:rFonts w:ascii="Aptos" w:hAnsi="Aptos" w:eastAsia="Aptos" w:cs="Aptos"/>
          <w:color w:val="FF177C"/>
        </w:rPr>
        <w:t>Quase lá! Mesmo que seja fácil de lembrar, se alguém descobre a senha, lembrar não ajuda. Reflita: qual estratégia evita que um vazamento em um site afete todos os outros?</w:t>
      </w:r>
    </w:p>
    <w:p w:rsidR="006E6C28" w:rsidP="006E6C28" w:rsidRDefault="4918BBE9" w14:paraId="256BCC71" w14:textId="3DFE07B0">
      <w:pPr>
        <w:spacing w:line="278" w:lineRule="auto"/>
        <w:rPr>
          <w:rFonts w:ascii="Aptos" w:hAnsi="Aptos" w:eastAsia="Aptos" w:cs="Aptos"/>
          <w:color w:val="FF177C"/>
        </w:rPr>
      </w:pPr>
      <w:r w:rsidRPr="01CE96B0" w:rsidR="4918BBE9">
        <w:rPr>
          <w:rFonts w:ascii="Aptos" w:hAnsi="Aptos" w:eastAsia="Aptos" w:cs="Aptos"/>
          <w:b w:val="1"/>
          <w:bCs w:val="1"/>
          <w:color w:val="FF177C"/>
        </w:rPr>
        <w:t>Alternativa D</w:t>
      </w:r>
      <w:r w:rsidRPr="01CE96B0" w:rsidR="4918BBE9">
        <w:rPr>
          <w:rFonts w:ascii="Aptos" w:hAnsi="Aptos" w:eastAsia="Aptos" w:cs="Aptos"/>
          <w:color w:val="FF177C"/>
        </w:rPr>
        <w:t>, incorreta. Vale</w:t>
      </w:r>
      <w:r w:rsidRPr="01CE96B0" w:rsidR="72455461">
        <w:rPr>
          <w:rFonts w:ascii="Aptos" w:hAnsi="Aptos" w:eastAsia="Aptos" w:cs="Aptos"/>
          <w:color w:val="FF177C"/>
        </w:rPr>
        <w:t>u</w:t>
      </w:r>
      <w:r w:rsidRPr="01CE96B0" w:rsidR="4918BBE9">
        <w:rPr>
          <w:rFonts w:ascii="Aptos" w:hAnsi="Aptos" w:eastAsia="Aptos" w:cs="Aptos"/>
          <w:color w:val="FF177C"/>
        </w:rPr>
        <w:t xml:space="preserve"> o esforço! </w:t>
      </w:r>
      <w:r w:rsidR="006847C9">
        <w:rPr/>
        <w:t xml:space="preserve"> </w:t>
      </w:r>
      <w:r w:rsidRPr="01CE96B0" w:rsidR="003A4E9B">
        <w:rPr>
          <w:rFonts w:ascii="Aptos" w:hAnsi="Aptos" w:eastAsia="Aptos" w:cs="Aptos"/>
          <w:color w:val="FF177C"/>
        </w:rPr>
        <w:t>Dica: a possibilidade de ativar autenticação em dois fatores depende do serviço; avalie se reutilizar senhas realmente impede essa opção.</w:t>
      </w:r>
    </w:p>
    <w:p w:rsidRPr="00CF48CD" w:rsidR="006E6C28" w:rsidP="76ABE534" w:rsidRDefault="006E6C28" w14:paraId="338EDDEC" w14:textId="4CA4BE32">
      <w:pPr>
        <w:spacing w:line="278" w:lineRule="auto"/>
        <w:rPr>
          <w:rFonts w:ascii="Aptos" w:hAnsi="Aptos" w:eastAsia="Aptos" w:cs="Aptos"/>
          <w:b w:val="1"/>
          <w:bCs w:val="1"/>
          <w:color w:val="76BA5B"/>
          <w:sz w:val="28"/>
          <w:szCs w:val="28"/>
        </w:rPr>
      </w:pPr>
      <w:commentRangeStart w:id="53"/>
      <w:r w:rsidRPr="76ABE534" w:rsidR="006E6C28">
        <w:rPr>
          <w:rFonts w:ascii="Aptos" w:hAnsi="Aptos" w:eastAsia="Aptos" w:cs="Aptos"/>
          <w:b w:val="1"/>
          <w:bCs w:val="1"/>
          <w:color w:val="76BA5B"/>
          <w:sz w:val="28"/>
          <w:szCs w:val="28"/>
        </w:rPr>
        <w:t xml:space="preserve">Questão </w:t>
      </w:r>
      <w:r w:rsidRPr="76ABE534" w:rsidR="006E6C28">
        <w:rPr>
          <w:rFonts w:ascii="Aptos" w:hAnsi="Aptos" w:eastAsia="Aptos" w:cs="Aptos"/>
          <w:b w:val="1"/>
          <w:bCs w:val="1"/>
          <w:color w:val="76BA5B"/>
          <w:sz w:val="28"/>
          <w:szCs w:val="28"/>
        </w:rPr>
        <w:t>3</w:t>
      </w:r>
      <w:r w:rsidRPr="76ABE534" w:rsidR="006E6C28">
        <w:rPr>
          <w:rFonts w:ascii="Aptos" w:hAnsi="Aptos" w:eastAsia="Aptos" w:cs="Aptos"/>
          <w:b w:val="1"/>
          <w:bCs w:val="1"/>
          <w:color w:val="76BA5B"/>
          <w:sz w:val="28"/>
          <w:szCs w:val="28"/>
        </w:rPr>
        <w:t xml:space="preserve"> –</w:t>
      </w:r>
      <w:commentRangeEnd w:id="53"/>
      <w:r>
        <w:rPr>
          <w:rStyle w:val="CommentReference"/>
        </w:rPr>
        <w:commentReference w:id="53"/>
      </w:r>
      <w:r w:rsidRPr="76ABE534" w:rsidR="006E6C28">
        <w:rPr>
          <w:rFonts w:ascii="Aptos" w:hAnsi="Aptos" w:eastAsia="Aptos" w:cs="Aptos"/>
          <w:b w:val="1"/>
          <w:bCs w:val="1"/>
          <w:color w:val="76BA5B"/>
          <w:sz w:val="28"/>
          <w:szCs w:val="28"/>
        </w:rPr>
        <w:t>Spa</w:t>
      </w:r>
      <w:r w:rsidRPr="76ABE534" w:rsidR="6D82C511">
        <w:rPr>
          <w:rFonts w:ascii="Aptos" w:hAnsi="Aptos" w:eastAsia="Aptos" w:cs="Aptos"/>
          <w:b w:val="1"/>
          <w:bCs w:val="1"/>
          <w:color w:val="76BA5B"/>
          <w:sz w:val="28"/>
          <w:szCs w:val="28"/>
        </w:rPr>
        <w:t>ns</w:t>
      </w:r>
    </w:p>
    <w:p w:rsidR="006E6C28" w:rsidP="006E6C28" w:rsidRDefault="4918BBE9" w14:paraId="0AE47C88" w14:textId="77777777">
      <w:pPr>
        <w:spacing w:line="278" w:lineRule="auto"/>
        <w:rPr>
          <w:rFonts w:ascii="Aptos" w:hAnsi="Aptos" w:eastAsia="Aptos" w:cs="Aptos"/>
          <w:color w:val="262626" w:themeColor="text1" w:themeTint="D9"/>
        </w:rPr>
      </w:pPr>
      <w:r w:rsidRPr="7447345D" w:rsidR="4918BBE9">
        <w:rPr>
          <w:rFonts w:ascii="Aptos" w:hAnsi="Aptos" w:eastAsia="Aptos" w:cs="Aptos"/>
          <w:color w:val="000000" w:themeColor="text1" w:themeTint="FF" w:themeShade="FF"/>
        </w:rPr>
        <w:t>Carlos recebeu um e-mail que parecia ser do banco pedindo para ele atualizar suas informações bancárias. O e-mail contém um link para "fazer a atualização agora".</w:t>
      </w:r>
    </w:p>
    <w:p w:rsidR="6CFFA953" w:rsidP="7447345D" w:rsidRDefault="6CFFA953" w14:paraId="5DBD36D1" w14:textId="663248DF">
      <w:pPr>
        <w:spacing w:before="0" w:beforeAutospacing="off" w:after="160" w:afterAutospacing="off" w:line="276" w:lineRule="auto"/>
      </w:pPr>
      <w:r w:rsidRPr="7447345D" w:rsidR="6CFFA953">
        <w:rPr>
          <w:rFonts w:ascii="Aptos" w:hAnsi="Aptos" w:eastAsia="Aptos" w:cs="Aptos"/>
          <w:noProof w:val="0"/>
          <w:color w:val="000000" w:themeColor="text1" w:themeTint="FF" w:themeShade="FF"/>
          <w:sz w:val="24"/>
          <w:szCs w:val="24"/>
          <w:lang w:val="pt-BR"/>
        </w:rPr>
        <w:t>A partir dessa situação, leia o trecho a seguir completando as lacunas com os termos que representam as ações que Carlos deve tomar.</w:t>
      </w:r>
    </w:p>
    <w:p w:rsidRPr="005A5A8F" w:rsidR="006E6C28" w:rsidP="006E6C28" w:rsidRDefault="4918BBE9" w14:paraId="7A8A200E" w14:textId="0CFCF73D">
      <w:pPr>
        <w:spacing w:line="278" w:lineRule="auto"/>
        <w:rPr>
          <w:rFonts w:ascii="Aptos" w:hAnsi="Aptos" w:eastAsia="Aptos" w:cs="Aptos"/>
          <w:color w:val="262626" w:themeColor="text1" w:themeTint="D9"/>
        </w:rPr>
      </w:pPr>
      <w:r w:rsidRPr="7447345D" w:rsidR="4918BBE9">
        <w:rPr>
          <w:rFonts w:ascii="Aptos" w:hAnsi="Aptos" w:eastAsia="Aptos" w:cs="Aptos"/>
          <w:color w:val="262626" w:themeColor="text1" w:themeTint="D9" w:themeShade="FF"/>
        </w:rPr>
        <w:t xml:space="preserve">&gt; </w:t>
      </w:r>
      <w:r w:rsidRPr="7447345D" w:rsidR="217CA6E3">
        <w:rPr>
          <w:rFonts w:ascii="Aptos" w:hAnsi="Aptos" w:eastAsia="Aptos" w:cs="Aptos"/>
          <w:color w:val="262626" w:themeColor="text1" w:themeTint="D9" w:themeShade="FF"/>
        </w:rPr>
        <w:t>Antes de clicar em qualquer link que peça dados pessoais, Carlos deve __________ o remetente e __________ o link para analisar se ele é seguro. Se o e-mail for suspeito, Carlos deve __________ clicar no link e ir diretamente ao site oficial do banco</w:t>
      </w:r>
      <w:r w:rsidRPr="7447345D" w:rsidR="4918BBE9">
        <w:rPr>
          <w:rFonts w:ascii="Aptos" w:hAnsi="Aptos" w:eastAsia="Aptos" w:cs="Aptos"/>
          <w:color w:val="262626" w:themeColor="text1" w:themeTint="D9" w:themeShade="FF"/>
        </w:rPr>
        <w:t>.</w:t>
      </w:r>
    </w:p>
    <w:p w:rsidR="006E6C28" w:rsidP="006E6C28" w:rsidRDefault="006E6C28" w14:paraId="1FFCB133" w14:textId="77777777">
      <w:pPr>
        <w:spacing w:line="278" w:lineRule="auto"/>
        <w:rPr>
          <w:rFonts w:ascii="Aptos" w:hAnsi="Aptos" w:eastAsia="Aptos" w:cs="Aptos"/>
          <w:color w:val="262626" w:themeColor="text1" w:themeTint="D9"/>
        </w:rPr>
      </w:pPr>
    </w:p>
    <w:p w:rsidRPr="005A75E6" w:rsidR="006E6C28" w:rsidP="006E6C28" w:rsidRDefault="006E6C28" w14:paraId="3C26AB99" w14:textId="77777777">
      <w:pPr>
        <w:pStyle w:val="Blocos"/>
        <w:rPr>
          <w:lang w:val="pt-BR"/>
        </w:rPr>
      </w:pPr>
      <w:r w:rsidRPr="005A75E6">
        <w:rPr>
          <w:lang w:val="pt-BR"/>
        </w:rPr>
        <w:t>verificar</w:t>
      </w:r>
    </w:p>
    <w:p w:rsidRPr="005A75E6" w:rsidR="006E6C28" w:rsidP="006E6C28" w:rsidRDefault="006E6C28" w14:paraId="3291DDA8" w14:textId="77777777">
      <w:pPr>
        <w:pStyle w:val="Blocos"/>
        <w:rPr>
          <w:lang w:val="pt-BR"/>
        </w:rPr>
      </w:pPr>
      <w:r w:rsidRPr="005A75E6">
        <w:rPr>
          <w:lang w:val="pt-BR"/>
        </w:rPr>
        <w:t>passar o mouse sobre</w:t>
      </w:r>
    </w:p>
    <w:p w:rsidRPr="00DA7FD2" w:rsidR="006E6C28" w:rsidP="006E6C28" w:rsidRDefault="006E6C28" w14:paraId="20F13E0A" w14:textId="77777777">
      <w:pPr>
        <w:pStyle w:val="Blocos"/>
        <w:rPr>
          <w:lang w:val="pt-BR"/>
        </w:rPr>
      </w:pPr>
      <w:r w:rsidRPr="005A75E6">
        <w:rPr>
          <w:lang w:val="pt-BR"/>
        </w:rPr>
        <w:t>evitar</w:t>
      </w:r>
    </w:p>
    <w:p w:rsidRPr="00CF48CD" w:rsidR="006E6C28" w:rsidP="006E6C28" w:rsidRDefault="006E6C28" w14:paraId="61E5CE76" w14:textId="77777777">
      <w:pPr>
        <w:spacing w:line="278" w:lineRule="auto"/>
        <w:rPr>
          <w:rFonts w:ascii="Aptos" w:hAnsi="Aptos" w:eastAsia="Aptos" w:cs="Aptos"/>
          <w:color w:val="FF177C"/>
          <w:sz w:val="28"/>
          <w:szCs w:val="28"/>
        </w:rPr>
      </w:pPr>
    </w:p>
    <w:p w:rsidRPr="00CF48CD" w:rsidR="006E6C28" w:rsidP="006E6C28" w:rsidRDefault="006E6C28" w14:paraId="482E73FC" w14:textId="77777777">
      <w:pPr>
        <w:pBdr>
          <w:top w:val="single" w:color="000000" w:sz="4" w:space="4"/>
          <w:bottom w:val="single" w:color="000000" w:sz="4" w:space="4"/>
        </w:pBdr>
        <w:spacing w:line="278" w:lineRule="auto"/>
        <w:rPr>
          <w:rFonts w:ascii="Aptos" w:hAnsi="Aptos" w:eastAsia="Aptos" w:cs="Aptos"/>
          <w:sz w:val="28"/>
          <w:szCs w:val="28"/>
        </w:rPr>
      </w:pPr>
    </w:p>
    <w:p w:rsidR="006E6C28" w:rsidP="006E6C28" w:rsidRDefault="006E6C28" w14:paraId="392472B3" w14:textId="77777777">
      <w:pPr>
        <w:spacing w:line="278" w:lineRule="auto"/>
        <w:rPr>
          <w:rFonts w:ascii="Aptos" w:hAnsi="Aptos" w:eastAsia="Aptos" w:cs="Aptos"/>
          <w:color w:val="FF177C"/>
        </w:rPr>
      </w:pPr>
      <w:r w:rsidRPr="009F6C3D">
        <w:rPr>
          <w:rFonts w:ascii="Aptos" w:hAnsi="Aptos" w:eastAsia="Aptos" w:cs="Aptos"/>
          <w:b/>
          <w:bCs/>
          <w:color w:val="FF177C"/>
        </w:rPr>
        <w:lastRenderedPageBreak/>
        <w:t>Sequência correta:</w:t>
      </w:r>
      <w:r>
        <w:rPr>
          <w:rFonts w:ascii="Aptos" w:hAnsi="Aptos" w:eastAsia="Aptos" w:cs="Aptos"/>
          <w:color w:val="FF177C"/>
        </w:rPr>
        <w:t xml:space="preserve"> </w:t>
      </w:r>
      <w:r w:rsidRPr="00621B32">
        <w:rPr>
          <w:rFonts w:ascii="Aptos" w:hAnsi="Aptos" w:eastAsia="Aptos" w:cs="Aptos"/>
          <w:color w:val="FF177C"/>
        </w:rPr>
        <w:t>verificar | passar o mouse sobre | evitar</w:t>
      </w:r>
    </w:p>
    <w:p w:rsidRPr="004A4647" w:rsidR="006E6C28" w:rsidP="006E6C28" w:rsidRDefault="006E6C28" w14:paraId="465102EF" w14:textId="77777777">
      <w:pPr>
        <w:spacing w:line="278" w:lineRule="auto"/>
        <w:rPr>
          <w:rFonts w:ascii="Aptos" w:hAnsi="Aptos" w:eastAsia="Aptos" w:cs="Aptos"/>
          <w:b/>
          <w:bCs/>
          <w:color w:val="FF177C"/>
        </w:rPr>
      </w:pPr>
      <w:r w:rsidRPr="004A4647">
        <w:rPr>
          <w:rFonts w:ascii="Aptos" w:hAnsi="Aptos" w:eastAsia="Aptos" w:cs="Aptos"/>
          <w:b/>
          <w:bCs/>
          <w:color w:val="FF177C"/>
        </w:rPr>
        <w:t>Plataforma</w:t>
      </w:r>
    </w:p>
    <w:p w:rsidRPr="00923856" w:rsidR="006E6C28" w:rsidP="006E6C28" w:rsidRDefault="006E6C28" w14:paraId="2CEA76B9" w14:textId="77777777">
      <w:pPr>
        <w:spacing w:line="278" w:lineRule="auto"/>
        <w:rPr>
          <w:rFonts w:ascii="Aptos" w:hAnsi="Aptos" w:eastAsia="Aptos" w:cs="Aptos"/>
          <w:color w:val="FF177C"/>
        </w:rPr>
      </w:pPr>
      <w:r w:rsidRPr="004A4647">
        <w:rPr>
          <w:rFonts w:ascii="Aptos" w:hAnsi="Aptos" w:eastAsia="Aptos" w:cs="Aptos"/>
          <w:b/>
          <w:bCs/>
          <w:color w:val="FF177C"/>
        </w:rPr>
        <w:t>Resposta correta:</w:t>
      </w:r>
      <w:r w:rsidRPr="00923856">
        <w:rPr>
          <w:rFonts w:ascii="Aptos" w:hAnsi="Aptos" w:eastAsia="Aptos" w:cs="Aptos"/>
          <w:color w:val="FF177C"/>
        </w:rPr>
        <w:t xml:space="preserve"> </w:t>
      </w:r>
      <w:r w:rsidRPr="00E9780D">
        <w:rPr>
          <w:rFonts w:ascii="Aptos" w:hAnsi="Aptos" w:eastAsia="Aptos" w:cs="Aptos"/>
          <w:color w:val="FF177C"/>
        </w:rPr>
        <w:t xml:space="preserve">Muito bem! Primeiro você confere </w:t>
      </w:r>
      <w:r w:rsidRPr="00E9780D">
        <w:rPr>
          <w:rFonts w:ascii="Aptos" w:hAnsi="Aptos" w:eastAsia="Aptos" w:cs="Aptos"/>
          <w:i/>
          <w:iCs/>
          <w:color w:val="FF177C"/>
        </w:rPr>
        <w:t>quem enviou</w:t>
      </w:r>
      <w:r w:rsidRPr="00E9780D">
        <w:rPr>
          <w:rFonts w:ascii="Aptos" w:hAnsi="Aptos" w:eastAsia="Aptos" w:cs="Aptos"/>
          <w:color w:val="FF177C"/>
        </w:rPr>
        <w:t xml:space="preserve"> (remetente/</w:t>
      </w:r>
      <w:proofErr w:type="spellStart"/>
      <w:r w:rsidRPr="00E9780D">
        <w:rPr>
          <w:rFonts w:ascii="Aptos" w:hAnsi="Aptos" w:eastAsia="Aptos" w:cs="Aptos"/>
          <w:color w:val="FF177C"/>
        </w:rPr>
        <w:t>dominío</w:t>
      </w:r>
      <w:proofErr w:type="spellEnd"/>
      <w:r w:rsidRPr="00E9780D">
        <w:rPr>
          <w:rFonts w:ascii="Aptos" w:hAnsi="Aptos" w:eastAsia="Aptos" w:cs="Aptos"/>
          <w:color w:val="FF177C"/>
        </w:rPr>
        <w:t xml:space="preserve">), depois </w:t>
      </w:r>
      <w:r w:rsidRPr="00E9780D">
        <w:rPr>
          <w:rFonts w:ascii="Aptos" w:hAnsi="Aptos" w:eastAsia="Aptos" w:cs="Aptos"/>
          <w:i/>
          <w:iCs/>
          <w:color w:val="FF177C"/>
        </w:rPr>
        <w:t>vê para onde o link realmente aponta</w:t>
      </w:r>
      <w:r w:rsidRPr="00E9780D">
        <w:rPr>
          <w:rFonts w:ascii="Aptos" w:hAnsi="Aptos" w:eastAsia="Aptos" w:cs="Aptos"/>
          <w:color w:val="FF177C"/>
        </w:rPr>
        <w:t xml:space="preserve"> sem clicar (passar o mouse para </w:t>
      </w:r>
      <w:proofErr w:type="spellStart"/>
      <w:r w:rsidRPr="00E9780D">
        <w:rPr>
          <w:rFonts w:ascii="Aptos" w:hAnsi="Aptos" w:eastAsia="Aptos" w:cs="Aptos"/>
          <w:color w:val="FF177C"/>
        </w:rPr>
        <w:t>pré</w:t>
      </w:r>
      <w:proofErr w:type="spellEnd"/>
      <w:r w:rsidRPr="00E9780D">
        <w:rPr>
          <w:rFonts w:ascii="Aptos" w:hAnsi="Aptos" w:eastAsia="Aptos" w:cs="Aptos"/>
          <w:color w:val="FF177C"/>
        </w:rPr>
        <w:t xml:space="preserve">-visualizar a URL) e, se algo cheirar estranho, </w:t>
      </w:r>
      <w:r w:rsidRPr="00E9780D">
        <w:rPr>
          <w:rFonts w:ascii="Aptos" w:hAnsi="Aptos" w:eastAsia="Aptos" w:cs="Aptos"/>
          <w:i/>
          <w:iCs/>
          <w:color w:val="FF177C"/>
        </w:rPr>
        <w:t>evita clicar</w:t>
      </w:r>
      <w:r w:rsidRPr="00E9780D">
        <w:rPr>
          <w:rFonts w:ascii="Aptos" w:hAnsi="Aptos" w:eastAsia="Aptos" w:cs="Aptos"/>
          <w:color w:val="FF177C"/>
        </w:rPr>
        <w:t xml:space="preserve"> e acessa o site oficial digitando o endereço ou pelo app do banco. </w:t>
      </w:r>
    </w:p>
    <w:p w:rsidR="006E6C28" w:rsidP="006E6C28" w:rsidRDefault="006E6C28" w14:paraId="39D96043" w14:textId="77777777">
      <w:pPr>
        <w:spacing w:line="278" w:lineRule="auto"/>
        <w:rPr>
          <w:rFonts w:ascii="Aptos" w:hAnsi="Aptos" w:eastAsia="Aptos" w:cs="Aptos"/>
          <w:color w:val="FF177C"/>
        </w:rPr>
      </w:pPr>
      <w:r w:rsidRPr="004A4647">
        <w:rPr>
          <w:rFonts w:ascii="Aptos" w:hAnsi="Aptos" w:eastAsia="Aptos" w:cs="Aptos"/>
          <w:b/>
          <w:bCs/>
          <w:color w:val="FF177C"/>
        </w:rPr>
        <w:t xml:space="preserve">Resposta incorreta: </w:t>
      </w:r>
      <w:r w:rsidRPr="00E9780D">
        <w:rPr>
          <w:rFonts w:ascii="Aptos" w:hAnsi="Aptos" w:eastAsia="Aptos" w:cs="Aptos"/>
          <w:color w:val="FF177C"/>
        </w:rPr>
        <w:t xml:space="preserve">Não foi dessa vez, que tal tentar novamente? Pista: comece avaliando a credibilidade de </w:t>
      </w:r>
      <w:r w:rsidRPr="00E9780D">
        <w:rPr>
          <w:rFonts w:ascii="Aptos" w:hAnsi="Aptos" w:eastAsia="Aptos" w:cs="Aptos"/>
          <w:i/>
          <w:iCs/>
          <w:color w:val="FF177C"/>
        </w:rPr>
        <w:t>quem</w:t>
      </w:r>
      <w:r w:rsidRPr="00E9780D">
        <w:rPr>
          <w:rFonts w:ascii="Aptos" w:hAnsi="Aptos" w:eastAsia="Aptos" w:cs="Aptos"/>
          <w:color w:val="FF177C"/>
        </w:rPr>
        <w:t xml:space="preserve"> mandou— quando há dúvida, melhor não clicar e ir direto ao site oficial.</w:t>
      </w:r>
    </w:p>
    <w:p w:rsidR="006E6C28" w:rsidP="006E6C28" w:rsidRDefault="006E6C28" w14:paraId="634EC800" w14:textId="77777777">
      <w:pPr>
        <w:pStyle w:val="Aula"/>
      </w:pPr>
      <w:r w:rsidRPr="00A96408">
        <w:t xml:space="preserve">Aula </w:t>
      </w:r>
      <w:r>
        <w:t>8</w:t>
      </w:r>
    </w:p>
    <w:p w:rsidR="006E6C28" w:rsidP="006E6C28" w:rsidRDefault="006E6C28" w14:paraId="605B83C9" w14:textId="77777777">
      <w:pPr>
        <w:pStyle w:val="Aula"/>
        <w:rPr>
          <w:rFonts w:ascii="Aptos" w:hAnsi="Aptos" w:eastAsia="Aptos" w:cs="Aptos"/>
          <w:b w:val="0"/>
          <w:bCs w:val="0"/>
          <w:color w:val="262626" w:themeColor="text1" w:themeTint="D9"/>
          <w:sz w:val="36"/>
          <w:szCs w:val="36"/>
        </w:rPr>
      </w:pPr>
      <w:r w:rsidRPr="00243900">
        <w:rPr>
          <w:rFonts w:ascii="Aptos" w:hAnsi="Aptos" w:eastAsia="Aptos" w:cs="Aptos"/>
          <w:color w:val="262626" w:themeColor="text1" w:themeTint="D9"/>
        </w:rPr>
        <w:t>Transformando conhecimento em ação</w:t>
      </w:r>
    </w:p>
    <w:p w:rsidR="006E6C28" w:rsidP="006E6C28" w:rsidRDefault="006E6C28" w14:paraId="31DBA36B" w14:textId="77777777">
      <w:pPr>
        <w:rPr>
          <w:rFonts w:ascii="Aptos" w:hAnsi="Aptos" w:eastAsia="Aptos" w:cs="Aptos"/>
          <w:b/>
          <w:bCs/>
          <w:color w:val="4DBFEA"/>
          <w:sz w:val="28"/>
          <w:szCs w:val="28"/>
        </w:rPr>
      </w:pPr>
      <w:r>
        <w:rPr>
          <w:noProof/>
        </w:rPr>
        <mc:AlternateContent>
          <mc:Choice Requires="wps">
            <w:drawing>
              <wp:inline distT="0" distB="0" distL="0" distR="0" wp14:anchorId="12A41755" wp14:editId="3C1FC85C">
                <wp:extent cx="184785" cy="138430"/>
                <wp:effectExtent l="4128" t="0" r="0" b="0"/>
                <wp:docPr id="1813742900" name="Triângulo isósceles 1"/>
                <wp:cNvGraphicFramePr/>
                <a:graphic xmlns:a="http://schemas.openxmlformats.org/drawingml/2006/main">
                  <a:graphicData uri="http://schemas.microsoft.com/office/word/2010/wordprocessingShape">
                    <wps:wsp>
                      <wps:cNvSpPr/>
                      <wps:spPr>
                        <a:xfrm rot="5400000">
                          <a:off x="0" y="0"/>
                          <a:ext cx="184785" cy="138430"/>
                        </a:xfrm>
                        <a:prstGeom prst="triangle">
                          <a:avLst/>
                        </a:prstGeom>
                        <a:solidFill>
                          <a:srgbClr val="9968A9"/>
                        </a:solidFill>
                        <a:ln w="12700" cap="flat" cmpd="sng" algn="ctr">
                          <a:noFill/>
                          <a:prstDash val="solid"/>
                          <a:miter lim="800000"/>
                        </a:ln>
                        <a:effectLst/>
                      </wps:spPr>
                      <wps:bodyPr anchor="ctr"/>
                    </wps:wsp>
                  </a:graphicData>
                </a:graphic>
              </wp:inline>
            </w:drawing>
          </mc:Choice>
          <mc:Fallback xmlns:arto="http://schemas.microsoft.com/office/word/2006/arto" xmlns:a="http://schemas.openxmlformats.org/drawingml/2006/main">
            <w:pict w14:anchorId="19D39935">
              <v:shape id="Triângulo isósceles 1" style="width:14.55pt;height:10.9pt;rotation:90;visibility:visible;mso-wrap-style:square;mso-left-percent:-10001;mso-top-percent:-10001;mso-position-horizontal:absolute;mso-position-horizontal-relative:char;mso-position-vertical:absolute;mso-position-vertical-relative:line;mso-left-percent:-10001;mso-top-percent:-10001;v-text-anchor:middle" o:spid="_x0000_s1026" fillcolor="#9968a9" stroked="f"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" w14:anchorId="34BAA825">
                <w10:anchorlock/>
              </v:shape>
            </w:pict>
          </mc:Fallback>
        </mc:AlternateContent>
      </w:r>
      <w:r w:rsidRPr="30039FB5">
        <w:rPr>
          <w:rFonts w:ascii="Aptos" w:hAnsi="Aptos" w:eastAsia="Aptos" w:cs="Aptos"/>
          <w:b/>
          <w:bCs/>
          <w:color w:val="4DBFEA"/>
          <w:sz w:val="28"/>
          <w:szCs w:val="28"/>
        </w:rPr>
        <w:t xml:space="preserve"> </w:t>
      </w:r>
      <w:r>
        <w:rPr>
          <w:rFonts w:ascii="Aptos" w:hAnsi="Aptos" w:eastAsia="Aptos" w:cs="Aptos"/>
          <w:b/>
          <w:bCs/>
          <w:color w:val="4DBFEA"/>
          <w:sz w:val="28"/>
          <w:szCs w:val="28"/>
        </w:rPr>
        <w:t xml:space="preserve"> </w:t>
      </w:r>
      <w:r w:rsidRPr="00A96408">
        <w:rPr>
          <w:rFonts w:ascii="Aptos" w:hAnsi="Aptos" w:eastAsia="Aptos" w:cs="Aptos"/>
          <w:b/>
          <w:bCs/>
          <w:color w:val="9968A9"/>
          <w:sz w:val="28"/>
          <w:szCs w:val="28"/>
        </w:rPr>
        <w:t>Unidade</w:t>
      </w:r>
    </w:p>
    <w:p w:rsidR="006E6C28" w:rsidP="006E6C28" w:rsidRDefault="006E6C28" w14:paraId="5218FAD7" w14:textId="77777777">
      <w:pPr>
        <w:rPr>
          <w:rFonts w:ascii="Aptos" w:hAnsi="Aptos" w:eastAsia="Aptos" w:cs="Aptos"/>
          <w:b/>
          <w:bCs/>
          <w:color w:val="494949"/>
          <w:sz w:val="28"/>
          <w:szCs w:val="28"/>
        </w:rPr>
      </w:pPr>
      <w:r w:rsidRPr="002C102C">
        <w:rPr>
          <w:rFonts w:ascii="Aptos" w:hAnsi="Aptos" w:eastAsia="Aptos" w:cs="Aptos"/>
          <w:b/>
          <w:bCs/>
          <w:color w:val="494949"/>
          <w:sz w:val="28"/>
          <w:szCs w:val="28"/>
        </w:rPr>
        <w:t>Educação Midiática: o poder da informação</w:t>
      </w:r>
    </w:p>
    <w:p w:rsidRPr="00706ABD" w:rsidR="006E6C28" w:rsidP="73583846" w:rsidRDefault="006E6C28" w14:paraId="286124DB" w14:textId="74E218C5">
      <w:pPr>
        <w:spacing w:line="278" w:lineRule="auto"/>
        <w:rPr>
          <w:rFonts w:ascii="Aptos" w:hAnsi="Aptos" w:eastAsia="Aptos" w:cs="Aptos"/>
          <w:color w:val="262626" w:themeColor="text1" w:themeTint="D9"/>
        </w:rPr>
      </w:pPr>
      <w:commentRangeStart w:id="54"/>
      <w:r w:rsidRPr="73583846">
        <w:rPr>
          <w:rFonts w:ascii="Aptos" w:hAnsi="Aptos" w:eastAsia="Aptos" w:cs="Aptos"/>
          <w:b/>
          <w:bCs/>
          <w:color w:val="76BA5B"/>
          <w:sz w:val="28"/>
          <w:szCs w:val="28"/>
        </w:rPr>
        <w:t>Questão 1</w:t>
      </w:r>
      <w:r w:rsidRPr="73583846">
        <w:rPr>
          <w:rFonts w:ascii="Aptos" w:hAnsi="Aptos" w:eastAsia="Aptos" w:cs="Aptos"/>
          <w:b/>
          <w:bCs/>
          <w:sz w:val="28"/>
          <w:szCs w:val="28"/>
        </w:rPr>
        <w:t xml:space="preserve"> </w:t>
      </w:r>
      <w:r w:rsidRPr="73583846">
        <w:rPr>
          <w:rFonts w:ascii="Aptos" w:hAnsi="Aptos" w:eastAsia="Aptos" w:cs="Aptos"/>
          <w:b/>
          <w:bCs/>
          <w:color w:val="76BA5B"/>
          <w:sz w:val="28"/>
          <w:szCs w:val="28"/>
        </w:rPr>
        <w:t>–</w:t>
      </w:r>
      <w:commentRangeEnd w:id="54"/>
      <w:r>
        <w:commentReference w:id="54"/>
      </w:r>
      <w:r w:rsidRPr="73583846">
        <w:rPr>
          <w:rFonts w:ascii="Aptos" w:hAnsi="Aptos" w:eastAsia="Aptos" w:cs="Aptos"/>
          <w:b/>
          <w:bCs/>
          <w:color w:val="76BA5B"/>
          <w:sz w:val="28"/>
          <w:szCs w:val="28"/>
        </w:rPr>
        <w:t xml:space="preserve"> </w:t>
      </w:r>
      <w:r w:rsidRPr="73583846" w:rsidR="036B4EE9">
        <w:rPr>
          <w:rFonts w:ascii="Aptos" w:hAnsi="Aptos" w:eastAsia="Aptos" w:cs="Aptos"/>
          <w:b/>
          <w:bCs/>
          <w:color w:val="76BA5B"/>
          <w:sz w:val="28"/>
          <w:szCs w:val="28"/>
        </w:rPr>
        <w:t>Senha</w:t>
      </w:r>
      <w:r w:rsidRPr="73583846" w:rsidR="6C36EED4">
        <w:rPr>
          <w:rFonts w:ascii="Aptos" w:hAnsi="Aptos" w:eastAsia="Aptos" w:cs="Aptos"/>
          <w:b/>
          <w:bCs/>
          <w:color w:val="76BA5B"/>
          <w:sz w:val="28"/>
          <w:szCs w:val="28"/>
        </w:rPr>
        <w:t>s</w:t>
      </w:r>
    </w:p>
    <w:p w:rsidRPr="00706ABD" w:rsidR="006E6C28" w:rsidP="006E6C28" w:rsidRDefault="006E6C28" w14:paraId="16FCAFD2" w14:textId="6D393A30">
      <w:pPr>
        <w:spacing w:line="278" w:lineRule="auto"/>
        <w:rPr>
          <w:rFonts w:ascii="Aptos" w:hAnsi="Aptos" w:eastAsia="Aptos" w:cs="Aptos"/>
          <w:color w:val="262626" w:themeColor="text1" w:themeTint="D9"/>
        </w:rPr>
      </w:pPr>
      <w:r w:rsidRPr="73583846">
        <w:rPr>
          <w:rFonts w:ascii="Aptos" w:hAnsi="Aptos" w:eastAsia="Aptos" w:cs="Aptos"/>
          <w:color w:val="262626" w:themeColor="text1" w:themeTint="D9"/>
        </w:rPr>
        <w:t>Você está preparando um material informativo sobre como criar senhas seguras e quer incluir algumas práticas para garantir que as contas online de seus amigos sejam protegidas.</w:t>
      </w:r>
    </w:p>
    <w:p w:rsidRPr="00706ABD" w:rsidR="006E6C28" w:rsidP="006E6C28" w:rsidRDefault="4918BBE9" w14:paraId="76F1D89D" w14:textId="210F734E">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Pensando nisso, associe</w:t>
      </w:r>
      <w:r w:rsidRPr="66D11F24" w:rsidR="422B7812">
        <w:rPr>
          <w:rFonts w:ascii="Aptos" w:hAnsi="Aptos" w:eastAsia="Aptos" w:cs="Aptos"/>
          <w:color w:val="000000" w:themeColor="text1"/>
        </w:rPr>
        <w:t>, a seguir,</w:t>
      </w:r>
      <w:r w:rsidRPr="66D11F24">
        <w:rPr>
          <w:rFonts w:ascii="Aptos" w:hAnsi="Aptos" w:eastAsia="Aptos" w:cs="Aptos"/>
          <w:color w:val="000000" w:themeColor="text1"/>
        </w:rPr>
        <w:t xml:space="preserve"> as boas práticas de segurança digital com as descrições corretas.</w:t>
      </w:r>
    </w:p>
    <w:p w:rsidRPr="00706ABD" w:rsidR="006E6C28" w:rsidP="006E6C28" w:rsidRDefault="006E6C28" w14:paraId="370FEA42"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 xml:space="preserve">| </w:t>
      </w:r>
      <w:r w:rsidRPr="00706ABD">
        <w:rPr>
          <w:rFonts w:ascii="Aptos" w:hAnsi="Aptos" w:eastAsia="Aptos" w:cs="Aptos"/>
          <w:color w:val="262626" w:themeColor="text1" w:themeTint="D9"/>
        </w:rPr>
        <w:t>Prática de Seguranç</w:t>
      </w:r>
      <w:r>
        <w:rPr>
          <w:rFonts w:ascii="Aptos" w:hAnsi="Aptos" w:eastAsia="Aptos" w:cs="Aptos"/>
          <w:color w:val="262626" w:themeColor="text1" w:themeTint="D9"/>
        </w:rPr>
        <w:t xml:space="preserve">a | </w:t>
      </w:r>
      <w:r w:rsidRPr="00706ABD">
        <w:rPr>
          <w:rFonts w:ascii="Aptos" w:hAnsi="Aptos" w:eastAsia="Aptos" w:cs="Aptos"/>
          <w:color w:val="262626" w:themeColor="text1" w:themeTint="D9"/>
        </w:rPr>
        <w:t>Descrição</w:t>
      </w:r>
      <w:r>
        <w:rPr>
          <w:rFonts w:ascii="Aptos" w:hAnsi="Aptos" w:eastAsia="Aptos" w:cs="Aptos"/>
          <w:color w:val="262626" w:themeColor="text1" w:themeTint="D9"/>
        </w:rPr>
        <w:t xml:space="preserve"> |</w:t>
      </w:r>
    </w:p>
    <w:p w:rsidR="006E6C28" w:rsidP="006E6C28" w:rsidRDefault="006E6C28" w14:paraId="789ABD1D"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w:t>
      </w:r>
    </w:p>
    <w:p w:rsidRPr="00706ABD" w:rsidR="006E6C28" w:rsidP="006E6C28" w:rsidRDefault="006E6C28" w14:paraId="63560B40"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 A</w:t>
      </w:r>
      <w:r w:rsidRPr="00706ABD">
        <w:rPr>
          <w:rFonts w:ascii="Aptos" w:hAnsi="Aptos" w:eastAsia="Aptos" w:cs="Aptos"/>
          <w:color w:val="262626" w:themeColor="text1" w:themeTint="D9"/>
        </w:rPr>
        <w:t>. Criar senhas longas e complexas</w:t>
      </w:r>
      <w:r>
        <w:rPr>
          <w:rFonts w:ascii="Aptos" w:hAnsi="Aptos" w:eastAsia="Aptos" w:cs="Aptos"/>
          <w:color w:val="262626" w:themeColor="text1" w:themeTint="D9"/>
        </w:rPr>
        <w:t xml:space="preserve"> | 1. </w:t>
      </w:r>
      <w:r w:rsidRPr="00706ABD">
        <w:rPr>
          <w:rFonts w:ascii="Aptos" w:hAnsi="Aptos" w:eastAsia="Aptos" w:cs="Aptos"/>
          <w:color w:val="262626" w:themeColor="text1" w:themeTint="D9"/>
        </w:rPr>
        <w:t>Impede que hackers consigam adivinhar facilmente sua senha.</w:t>
      </w:r>
      <w:r>
        <w:rPr>
          <w:rFonts w:ascii="Aptos" w:hAnsi="Aptos" w:eastAsia="Aptos" w:cs="Aptos"/>
          <w:color w:val="262626" w:themeColor="text1" w:themeTint="D9"/>
        </w:rPr>
        <w:t xml:space="preserve"> |</w:t>
      </w:r>
    </w:p>
    <w:p w:rsidRPr="00706ABD" w:rsidR="006E6C28" w:rsidP="006E6C28" w:rsidRDefault="4918BBE9" w14:paraId="76FA910E" w14:textId="5465A35C">
      <w:pPr>
        <w:spacing w:line="278" w:lineRule="auto"/>
        <w:rPr>
          <w:rFonts w:ascii="Aptos" w:hAnsi="Aptos" w:eastAsia="Aptos" w:cs="Aptos"/>
          <w:color w:val="262626" w:themeColor="text1" w:themeTint="D9"/>
        </w:rPr>
      </w:pPr>
      <w:r w:rsidRPr="63E5416F">
        <w:rPr>
          <w:rFonts w:ascii="Aptos" w:hAnsi="Aptos" w:eastAsia="Aptos" w:cs="Aptos"/>
          <w:color w:val="262626" w:themeColor="text1" w:themeTint="D9"/>
        </w:rPr>
        <w:t>| B. Não compartilhar senhas | 2. Protege suas contas, pois ninguém poderá acessar suas informações. |</w:t>
      </w:r>
    </w:p>
    <w:p w:rsidRPr="00706ABD" w:rsidR="006E6C28" w:rsidP="006E6C28" w:rsidRDefault="006E6C28" w14:paraId="059BBB21"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 C</w:t>
      </w:r>
      <w:r w:rsidRPr="00706ABD">
        <w:rPr>
          <w:rFonts w:ascii="Aptos" w:hAnsi="Aptos" w:eastAsia="Aptos" w:cs="Aptos"/>
          <w:color w:val="262626" w:themeColor="text1" w:themeTint="D9"/>
        </w:rPr>
        <w:t>. Usar autenticação em dois fatore</w:t>
      </w:r>
      <w:r>
        <w:rPr>
          <w:rFonts w:ascii="Aptos" w:hAnsi="Aptos" w:eastAsia="Aptos" w:cs="Aptos"/>
          <w:color w:val="262626" w:themeColor="text1" w:themeTint="D9"/>
        </w:rPr>
        <w:t xml:space="preserve">s | 3. </w:t>
      </w:r>
      <w:r w:rsidRPr="00706ABD">
        <w:rPr>
          <w:rFonts w:ascii="Aptos" w:hAnsi="Aptos" w:eastAsia="Aptos" w:cs="Aptos"/>
          <w:color w:val="262626" w:themeColor="text1" w:themeTint="D9"/>
        </w:rPr>
        <w:t>Garante uma camada extra de segurança, mesmo que alguém saiba sua senha.</w:t>
      </w:r>
      <w:r>
        <w:rPr>
          <w:rFonts w:ascii="Aptos" w:hAnsi="Aptos" w:eastAsia="Aptos" w:cs="Aptos"/>
          <w:color w:val="262626" w:themeColor="text1" w:themeTint="D9"/>
        </w:rPr>
        <w:t xml:space="preserve"> |</w:t>
      </w:r>
    </w:p>
    <w:p w:rsidR="006E6C28" w:rsidP="006E6C28" w:rsidRDefault="006E6C28" w14:paraId="426689F9" w14:textId="77777777">
      <w:pPr>
        <w:spacing w:line="278" w:lineRule="auto"/>
        <w:rPr>
          <w:rFonts w:ascii="Aptos" w:hAnsi="Aptos" w:eastAsia="Aptos" w:cs="Aptos"/>
          <w:color w:val="262626" w:themeColor="text1" w:themeTint="D9"/>
        </w:rPr>
      </w:pPr>
      <w:r>
        <w:rPr>
          <w:rFonts w:ascii="Aptos" w:hAnsi="Aptos" w:eastAsia="Aptos" w:cs="Aptos"/>
          <w:color w:val="262626" w:themeColor="text1" w:themeTint="D9"/>
        </w:rPr>
        <w:t>| D</w:t>
      </w:r>
      <w:r w:rsidRPr="00706ABD">
        <w:rPr>
          <w:rFonts w:ascii="Aptos" w:hAnsi="Aptos" w:eastAsia="Aptos" w:cs="Aptos"/>
          <w:color w:val="262626" w:themeColor="text1" w:themeTint="D9"/>
        </w:rPr>
        <w:t>. Manter o software atualizado</w:t>
      </w:r>
      <w:r>
        <w:rPr>
          <w:rFonts w:ascii="Aptos" w:hAnsi="Aptos" w:eastAsia="Aptos" w:cs="Aptos"/>
          <w:color w:val="262626" w:themeColor="text1" w:themeTint="D9"/>
        </w:rPr>
        <w:t xml:space="preserve"> | 4. </w:t>
      </w:r>
      <w:r w:rsidRPr="00706ABD">
        <w:rPr>
          <w:rFonts w:ascii="Aptos" w:hAnsi="Aptos" w:eastAsia="Aptos" w:cs="Aptos"/>
          <w:color w:val="262626" w:themeColor="text1" w:themeTint="D9"/>
        </w:rPr>
        <w:t>Ajuda a corrigir falhas de segurança e proteger seu dispositivo contra vírus.</w:t>
      </w:r>
      <w:r>
        <w:rPr>
          <w:rFonts w:ascii="Aptos" w:hAnsi="Aptos" w:eastAsia="Aptos" w:cs="Aptos"/>
          <w:color w:val="262626" w:themeColor="text1" w:themeTint="D9"/>
        </w:rPr>
        <w:t xml:space="preserve"> |</w:t>
      </w:r>
    </w:p>
    <w:p w:rsidR="006E6C28" w:rsidP="006E6C28" w:rsidRDefault="006E6C28" w14:paraId="72C7FD01" w14:textId="77777777">
      <w:pPr>
        <w:spacing w:line="278" w:lineRule="auto"/>
        <w:rPr>
          <w:rFonts w:ascii="Aptos" w:hAnsi="Aptos" w:eastAsia="Aptos" w:cs="Aptos"/>
          <w:color w:val="262626" w:themeColor="text1" w:themeTint="D9"/>
        </w:rPr>
      </w:pPr>
      <w:r w:rsidRPr="00B54D74">
        <w:rPr>
          <w:rFonts w:ascii="Aptos" w:hAnsi="Aptos" w:eastAsia="Aptos" w:cs="Aptos"/>
          <w:color w:val="262626" w:themeColor="text1" w:themeTint="D9"/>
        </w:rPr>
        <w:lastRenderedPageBreak/>
        <w:t>A partir dessa análise, as associações corretas são, respectivamente:</w:t>
      </w:r>
    </w:p>
    <w:p w:rsidRPr="00DC6FD9" w:rsidR="006E6C28" w:rsidP="006E6C28" w:rsidRDefault="006E6C28" w14:paraId="7D42109C" w14:textId="77777777">
      <w:pPr>
        <w:spacing w:line="278" w:lineRule="auto"/>
        <w:rPr>
          <w:rFonts w:ascii="Aptos" w:hAnsi="Aptos" w:eastAsia="Aptos" w:cs="Aptos"/>
          <w:color w:val="262626" w:themeColor="text1" w:themeTint="D9"/>
        </w:rPr>
      </w:pPr>
      <w:r w:rsidRPr="00DC6FD9">
        <w:rPr>
          <w:rFonts w:ascii="Aptos" w:hAnsi="Aptos" w:eastAsia="Aptos" w:cs="Aptos"/>
          <w:color w:val="262626" w:themeColor="text1" w:themeTint="D9"/>
        </w:rPr>
        <w:t>A) A - 2, B - 4, C - 1, D - 3.</w:t>
      </w:r>
    </w:p>
    <w:p w:rsidRPr="00DC6FD9" w:rsidR="006E6C28" w:rsidP="006E6C28" w:rsidRDefault="006E6C28" w14:paraId="6A843D9C" w14:textId="77777777">
      <w:pPr>
        <w:spacing w:line="278" w:lineRule="auto"/>
        <w:rPr>
          <w:rFonts w:ascii="Aptos" w:hAnsi="Aptos" w:eastAsia="Aptos" w:cs="Aptos"/>
          <w:color w:val="262626" w:themeColor="text1" w:themeTint="D9"/>
        </w:rPr>
      </w:pPr>
      <w:r w:rsidRPr="00DC6FD9">
        <w:rPr>
          <w:rFonts w:ascii="Aptos" w:hAnsi="Aptos" w:eastAsia="Aptos" w:cs="Aptos"/>
          <w:color w:val="262626" w:themeColor="text1" w:themeTint="D9"/>
        </w:rPr>
        <w:t>B) A - 1, B - 2, C - 3, D - 4.</w:t>
      </w:r>
    </w:p>
    <w:p w:rsidRPr="00DC6FD9" w:rsidR="006E6C28" w:rsidP="006E6C28" w:rsidRDefault="006E6C28" w14:paraId="6E3C7D22" w14:textId="77777777">
      <w:pPr>
        <w:spacing w:line="278" w:lineRule="auto"/>
        <w:rPr>
          <w:rFonts w:ascii="Aptos" w:hAnsi="Aptos" w:eastAsia="Aptos" w:cs="Aptos"/>
          <w:color w:val="262626" w:themeColor="text1" w:themeTint="D9"/>
        </w:rPr>
      </w:pPr>
      <w:r w:rsidRPr="00DC6FD9">
        <w:rPr>
          <w:rFonts w:ascii="Aptos" w:hAnsi="Aptos" w:eastAsia="Aptos" w:cs="Aptos"/>
          <w:color w:val="262626" w:themeColor="text1" w:themeTint="D9"/>
        </w:rPr>
        <w:t>C) A - 3, B - 1, C - 4, D - 2.</w:t>
      </w:r>
    </w:p>
    <w:p w:rsidR="006E6C28" w:rsidP="006E6C28" w:rsidRDefault="4918BBE9" w14:paraId="21997E09" w14:textId="670CB509">
      <w:pPr>
        <w:spacing w:line="278" w:lineRule="auto"/>
        <w:rPr>
          <w:rFonts w:ascii="Aptos" w:hAnsi="Aptos" w:eastAsia="Aptos" w:cs="Aptos"/>
          <w:color w:val="262626" w:themeColor="text1" w:themeTint="D9"/>
        </w:rPr>
      </w:pPr>
      <w:r w:rsidRPr="63E5416F">
        <w:rPr>
          <w:rFonts w:ascii="Aptos" w:hAnsi="Aptos" w:eastAsia="Aptos" w:cs="Aptos"/>
          <w:color w:val="262626" w:themeColor="text1" w:themeTint="D9"/>
        </w:rPr>
        <w:t>D) A - 4, B - 3, C - 2, D – 1</w:t>
      </w:r>
      <w:r w:rsidRPr="63E5416F" w:rsidR="22A8F487">
        <w:rPr>
          <w:rFonts w:ascii="Aptos" w:hAnsi="Aptos" w:eastAsia="Aptos" w:cs="Aptos"/>
          <w:color w:val="262626" w:themeColor="text1" w:themeTint="D9"/>
        </w:rPr>
        <w:t>.</w:t>
      </w:r>
    </w:p>
    <w:p w:rsidRPr="009211B5" w:rsidR="006E6C28" w:rsidP="006E6C28" w:rsidRDefault="006E6C28" w14:paraId="1884DC57" w14:textId="77777777">
      <w:pPr>
        <w:spacing w:line="278" w:lineRule="auto"/>
        <w:rPr>
          <w:rFonts w:ascii="Aptos" w:hAnsi="Aptos" w:eastAsia="Aptos" w:cs="Aptos"/>
          <w:color w:val="FF177C"/>
        </w:rPr>
      </w:pPr>
      <w:r w:rsidRPr="008C3E0C">
        <w:rPr>
          <w:rFonts w:ascii="Aptos" w:hAnsi="Aptos" w:eastAsia="Aptos" w:cs="Aptos"/>
          <w:b/>
          <w:bCs/>
          <w:color w:val="FF177C"/>
        </w:rPr>
        <w:t>Alternativa A</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7540DC">
        <w:rPr>
          <w:rFonts w:ascii="Aptos" w:hAnsi="Aptos" w:eastAsia="Aptos" w:cs="Aptos"/>
          <w:color w:val="FF177C"/>
        </w:rPr>
        <w:t>Boa tentativa! Pense: qual prática é que dá uma “camada extra” mesmo se alguém souber sua senha? E qual delas serve para corrigir falhas do aparelho? Refaça os pares usando essas pistas.</w:t>
      </w:r>
    </w:p>
    <w:p w:rsidRPr="009211B5" w:rsidR="006E6C28" w:rsidP="006E6C28" w:rsidRDefault="006E6C28" w14:paraId="3C05AA81" w14:textId="77777777">
      <w:pPr>
        <w:spacing w:line="278" w:lineRule="auto"/>
        <w:rPr>
          <w:rFonts w:ascii="Aptos" w:hAnsi="Aptos" w:eastAsia="Aptos" w:cs="Aptos"/>
          <w:color w:val="FF177C"/>
        </w:rPr>
      </w:pPr>
      <w:r w:rsidRPr="008C3E0C">
        <w:rPr>
          <w:rFonts w:ascii="Aptos" w:hAnsi="Aptos" w:eastAsia="Aptos" w:cs="Aptos"/>
          <w:b/>
          <w:bCs/>
          <w:color w:val="FF177C"/>
        </w:rPr>
        <w:t>Alternativa B</w:t>
      </w:r>
      <w:r w:rsidRPr="00BB4AEF">
        <w:rPr>
          <w:rFonts w:ascii="Aptos" w:hAnsi="Aptos" w:eastAsia="Aptos" w:cs="Aptos"/>
          <w:color w:val="FF177C"/>
        </w:rPr>
        <w:t xml:space="preserve">, correta. </w:t>
      </w:r>
      <w:r w:rsidRPr="007540DC">
        <w:rPr>
          <w:rFonts w:ascii="Aptos" w:hAnsi="Aptos" w:eastAsia="Aptos" w:cs="Aptos"/>
          <w:color w:val="FF177C"/>
        </w:rPr>
        <w:t>Mandou bem! Senha longa e complexa dificulta adivinhação; não compartilhar mantém suas contas só com você; 2FA adiciona um segundo “cadeado”; atualizar o software corrige brechas. Ótima leitura de segurança!</w:t>
      </w:r>
    </w:p>
    <w:p w:rsidRPr="009211B5" w:rsidR="006E6C28" w:rsidP="006E6C28" w:rsidRDefault="006E6C28" w14:paraId="406AF9D8" w14:textId="77777777">
      <w:pPr>
        <w:spacing w:line="278" w:lineRule="auto"/>
        <w:rPr>
          <w:rFonts w:ascii="Aptos" w:hAnsi="Aptos" w:eastAsia="Aptos" w:cs="Aptos"/>
          <w:color w:val="FF177C"/>
        </w:rPr>
      </w:pPr>
      <w:r w:rsidRPr="008C3E0C">
        <w:rPr>
          <w:rFonts w:ascii="Aptos" w:hAnsi="Aptos" w:eastAsia="Aptos" w:cs="Aptos"/>
          <w:b/>
          <w:bCs/>
          <w:color w:val="FF177C"/>
        </w:rPr>
        <w:t>Alternativa C</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7540DC">
        <w:rPr>
          <w:rFonts w:ascii="Aptos" w:hAnsi="Aptos" w:eastAsia="Aptos" w:cs="Aptos"/>
          <w:color w:val="FF177C"/>
        </w:rPr>
        <w:t>Quase lá! Pergunte-se: qual ação impede adivinhação direta da senha? E qual descrição fala de proteger o dispositivo contra vírus? Isso ajuda a ajustar as trocas.</w:t>
      </w:r>
    </w:p>
    <w:p w:rsidRPr="00294EEA" w:rsidR="006E6C28" w:rsidP="006E6C28" w:rsidRDefault="006E6C28" w14:paraId="62FFAB48" w14:textId="77777777">
      <w:pPr>
        <w:spacing w:line="278" w:lineRule="auto"/>
        <w:rPr>
          <w:rFonts w:ascii="Aptos" w:hAnsi="Aptos" w:eastAsia="Aptos" w:cs="Aptos"/>
          <w:color w:val="FF177C"/>
        </w:rPr>
      </w:pPr>
      <w:r w:rsidRPr="008C3E0C">
        <w:rPr>
          <w:rFonts w:ascii="Aptos" w:hAnsi="Aptos" w:eastAsia="Aptos" w:cs="Aptos"/>
          <w:b/>
          <w:bCs/>
          <w:color w:val="FF177C"/>
        </w:rPr>
        <w:t>Alternativa D</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294EEA">
        <w:rPr>
          <w:rFonts w:ascii="Aptos" w:hAnsi="Aptos" w:eastAsia="Aptos" w:cs="Aptos"/>
          <w:color w:val="FF177C"/>
        </w:rPr>
        <w:t>Vale o esforço! Reflita: “corrigir falhas de segurança” combina com qual prática? E “camada extra de proteção” aponta para qual recurso? Use essas âncoras para revisar os pares.</w:t>
      </w:r>
    </w:p>
    <w:p w:rsidRPr="004B495E" w:rsidR="006E6C28" w:rsidP="63E5416F" w:rsidRDefault="006E6C28" w14:paraId="0B0AC7DB" w14:textId="73CCF640">
      <w:pPr>
        <w:spacing w:line="278" w:lineRule="auto"/>
        <w:rPr>
          <w:rFonts w:ascii="Aptos" w:hAnsi="Aptos" w:eastAsia="Aptos" w:cs="Aptos"/>
          <w:color w:val="FF177C"/>
        </w:rPr>
      </w:pPr>
    </w:p>
    <w:p w:rsidRPr="00CF48CD" w:rsidR="006E6C28" w:rsidP="73583846" w:rsidRDefault="006E6C28" w14:paraId="37A1E0AB" w14:textId="1A225AF1">
      <w:pPr>
        <w:spacing w:line="278" w:lineRule="auto"/>
        <w:rPr>
          <w:rFonts w:ascii="Aptos" w:hAnsi="Aptos" w:eastAsia="Aptos" w:cs="Aptos"/>
          <w:b/>
          <w:bCs/>
          <w:color w:val="76BA5B"/>
          <w:sz w:val="28"/>
          <w:szCs w:val="28"/>
        </w:rPr>
      </w:pPr>
      <w:commentRangeStart w:id="55"/>
      <w:r w:rsidRPr="73583846">
        <w:rPr>
          <w:rFonts w:ascii="Aptos" w:hAnsi="Aptos" w:eastAsia="Aptos" w:cs="Aptos"/>
          <w:b/>
          <w:bCs/>
          <w:color w:val="76BA5B"/>
          <w:sz w:val="28"/>
          <w:szCs w:val="28"/>
        </w:rPr>
        <w:t>Questão 2</w:t>
      </w:r>
      <w:r w:rsidRPr="73583846">
        <w:rPr>
          <w:rFonts w:ascii="Aptos" w:hAnsi="Aptos" w:eastAsia="Aptos" w:cs="Aptos"/>
          <w:b/>
          <w:bCs/>
          <w:sz w:val="28"/>
          <w:szCs w:val="28"/>
        </w:rPr>
        <w:t xml:space="preserve"> </w:t>
      </w:r>
      <w:r w:rsidRPr="73583846">
        <w:rPr>
          <w:rFonts w:ascii="Aptos" w:hAnsi="Aptos" w:eastAsia="Aptos" w:cs="Aptos"/>
          <w:b/>
          <w:bCs/>
          <w:color w:val="76BA5B"/>
          <w:sz w:val="28"/>
          <w:szCs w:val="28"/>
        </w:rPr>
        <w:t xml:space="preserve">– </w:t>
      </w:r>
      <w:r w:rsidRPr="73583846" w:rsidR="68AC423C">
        <w:rPr>
          <w:rFonts w:ascii="Aptos" w:hAnsi="Aptos" w:eastAsia="Aptos" w:cs="Aptos"/>
          <w:b/>
          <w:bCs/>
          <w:color w:val="76BA5B"/>
          <w:sz w:val="28"/>
          <w:szCs w:val="28"/>
        </w:rPr>
        <w:t>Segurança digital</w:t>
      </w:r>
      <w:commentRangeEnd w:id="55"/>
      <w:r>
        <w:commentReference w:id="55"/>
      </w:r>
    </w:p>
    <w:p w:rsidR="006E6C28" w:rsidP="66D11F24" w:rsidRDefault="4918BBE9" w14:paraId="41F7857D" w14:textId="2FA28272">
      <w:pPr>
        <w:spacing w:line="278" w:lineRule="auto"/>
        <w:rPr>
          <w:rFonts w:ascii="Aptos" w:hAnsi="Aptos" w:eastAsia="Aptos" w:cs="Aptos"/>
          <w:color w:val="000000" w:themeColor="text1"/>
        </w:rPr>
      </w:pPr>
      <w:r w:rsidRPr="66D11F24">
        <w:rPr>
          <w:rFonts w:ascii="Aptos" w:hAnsi="Aptos" w:eastAsia="Aptos" w:cs="Aptos"/>
          <w:color w:val="000000" w:themeColor="text1"/>
        </w:rPr>
        <w:t xml:space="preserve">Ao longo da unidade, aprendemos sobre o papel da educação midiática, destacando a relação com a cultura digital e com a segurança online. </w:t>
      </w:r>
      <w:r w:rsidRPr="66D11F24" w:rsidR="20C186F9">
        <w:rPr>
          <w:rFonts w:ascii="Aptos" w:hAnsi="Aptos" w:eastAsia="Aptos" w:cs="Aptos"/>
          <w:color w:val="000000" w:themeColor="text1"/>
        </w:rPr>
        <w:t xml:space="preserve">Pensando nisso, analise as seguintes afirmações, considerando (V) para as verdadeiras e (F) para as falsas. </w:t>
      </w:r>
    </w:p>
    <w:p w:rsidR="006E6C28" w:rsidP="66D11F24" w:rsidRDefault="4918BBE9" w14:paraId="69087E24" w14:textId="414863F1">
      <w:pPr>
        <w:jc w:val="both"/>
        <w:rPr>
          <w:rFonts w:ascii="Aptos" w:hAnsi="Aptos" w:eastAsia="Aptos" w:cs="Aptos"/>
          <w:color w:val="000000" w:themeColor="text1"/>
        </w:rPr>
      </w:pPr>
      <w:proofErr w:type="gramStart"/>
      <w:r w:rsidRPr="66D11F24">
        <w:rPr>
          <w:rFonts w:ascii="Aptos" w:hAnsi="Aptos" w:eastAsia="Aptos" w:cs="Aptos"/>
          <w:color w:val="000000" w:themeColor="text1"/>
        </w:rPr>
        <w:t>( )</w:t>
      </w:r>
      <w:proofErr w:type="gramEnd"/>
      <w:r w:rsidRPr="66D11F24">
        <w:rPr>
          <w:rFonts w:ascii="Aptos" w:hAnsi="Aptos" w:eastAsia="Aptos" w:cs="Aptos"/>
          <w:color w:val="000000" w:themeColor="text1"/>
        </w:rPr>
        <w:t xml:space="preserve"> A educação midiática ajuda a identificar quando uma notícia tenta manipular a forma como pensamos.</w:t>
      </w:r>
    </w:p>
    <w:p w:rsidR="006E6C28" w:rsidP="66D11F24" w:rsidRDefault="4918BBE9" w14:paraId="283332F3" w14:textId="4BA9DDA2">
      <w:pPr>
        <w:rPr>
          <w:rFonts w:ascii="Aptos" w:hAnsi="Aptos" w:eastAsia="Aptos" w:cs="Aptos"/>
          <w:color w:val="000000" w:themeColor="text1"/>
        </w:rPr>
      </w:pPr>
      <w:proofErr w:type="gramStart"/>
      <w:r w:rsidRPr="66D11F24">
        <w:rPr>
          <w:rFonts w:ascii="Aptos" w:hAnsi="Aptos" w:eastAsia="Aptos" w:cs="Aptos"/>
          <w:color w:val="000000" w:themeColor="text1"/>
        </w:rPr>
        <w:t>( )</w:t>
      </w:r>
      <w:proofErr w:type="gramEnd"/>
      <w:r w:rsidRPr="66D11F24">
        <w:rPr>
          <w:rFonts w:ascii="Aptos" w:hAnsi="Aptos" w:eastAsia="Aptos" w:cs="Aptos"/>
          <w:color w:val="000000" w:themeColor="text1"/>
        </w:rPr>
        <w:t xml:space="preserve"> Ela faz parte da cultura digital, porque envolve saber se comunicar e participar de forma crítica nas redes.</w:t>
      </w:r>
    </w:p>
    <w:p w:rsidR="006E6C28" w:rsidP="66D11F24" w:rsidRDefault="4918BBE9" w14:paraId="19C698D0" w14:textId="16D12833">
      <w:pPr>
        <w:rPr>
          <w:rFonts w:ascii="Aptos" w:hAnsi="Aptos" w:eastAsia="Aptos" w:cs="Aptos"/>
          <w:color w:val="000000" w:themeColor="text1"/>
        </w:rPr>
      </w:pPr>
      <w:proofErr w:type="gramStart"/>
      <w:r w:rsidRPr="66D11F24">
        <w:rPr>
          <w:rFonts w:ascii="Aptos" w:hAnsi="Aptos" w:eastAsia="Aptos" w:cs="Aptos"/>
          <w:color w:val="000000" w:themeColor="text1"/>
        </w:rPr>
        <w:t>( )</w:t>
      </w:r>
      <w:proofErr w:type="gramEnd"/>
      <w:r w:rsidRPr="66D11F24">
        <w:rPr>
          <w:rFonts w:ascii="Aptos" w:hAnsi="Aptos" w:eastAsia="Aptos" w:cs="Aptos"/>
          <w:color w:val="000000" w:themeColor="text1"/>
        </w:rPr>
        <w:t xml:space="preserve"> Ela não tem relação com segurança digital, já que criar senhas fortes não depende de informação.</w:t>
      </w:r>
    </w:p>
    <w:p w:rsidR="006E6C28" w:rsidP="006E6C28" w:rsidRDefault="4918BBE9" w14:paraId="7F3E5CAA" w14:textId="1631D4C1">
      <w:pPr>
        <w:rPr>
          <w:rFonts w:ascii="Aptos" w:hAnsi="Aptos" w:eastAsia="Aptos" w:cs="Aptos"/>
          <w:color w:val="262626" w:themeColor="text1" w:themeTint="D9"/>
        </w:rPr>
      </w:pPr>
      <w:proofErr w:type="gramStart"/>
      <w:r w:rsidRPr="66D11F24">
        <w:rPr>
          <w:rFonts w:ascii="Aptos" w:hAnsi="Aptos" w:eastAsia="Aptos" w:cs="Aptos"/>
          <w:color w:val="000000" w:themeColor="text1"/>
        </w:rPr>
        <w:t>( )</w:t>
      </w:r>
      <w:proofErr w:type="gramEnd"/>
      <w:r w:rsidRPr="66D11F24">
        <w:rPr>
          <w:rFonts w:ascii="Aptos" w:hAnsi="Aptos" w:eastAsia="Aptos" w:cs="Aptos"/>
          <w:color w:val="000000" w:themeColor="text1"/>
        </w:rPr>
        <w:t xml:space="preserve"> Ela nos ensina a ter cuidado com o que compartilhamos, protegendo a nós e aos outros.</w:t>
      </w:r>
    </w:p>
    <w:p w:rsidRPr="009211B5" w:rsidR="006E6C28" w:rsidP="006E6C28" w:rsidRDefault="006E6C28" w14:paraId="1675E0CB" w14:textId="435000C2">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 xml:space="preserve">A partir dessa análise, as </w:t>
      </w:r>
      <w:r w:rsidRPr="66D11F24" w:rsidR="734BCE71">
        <w:rPr>
          <w:rFonts w:ascii="Aptos" w:hAnsi="Aptos" w:eastAsia="Aptos" w:cs="Aptos"/>
          <w:color w:val="000000" w:themeColor="text1"/>
        </w:rPr>
        <w:t xml:space="preserve">afirmações </w:t>
      </w:r>
      <w:r w:rsidRPr="66D11F24">
        <w:rPr>
          <w:rFonts w:ascii="Aptos" w:hAnsi="Aptos" w:eastAsia="Aptos" w:cs="Aptos"/>
          <w:color w:val="000000" w:themeColor="text1"/>
        </w:rPr>
        <w:t>são, respectivamente:</w:t>
      </w:r>
    </w:p>
    <w:p w:rsidRPr="009D48F6" w:rsidR="006E6C28" w:rsidP="006E6C28" w:rsidRDefault="006E6C28" w14:paraId="433D891D" w14:textId="77777777">
      <w:pPr>
        <w:spacing w:line="278" w:lineRule="auto"/>
        <w:rPr>
          <w:rFonts w:ascii="Aptos" w:hAnsi="Aptos" w:eastAsia="Aptos" w:cs="Aptos"/>
          <w:color w:val="262626" w:themeColor="text1" w:themeTint="D9"/>
          <w:lang w:val="en-US"/>
        </w:rPr>
      </w:pPr>
      <w:r w:rsidRPr="009D48F6">
        <w:rPr>
          <w:rFonts w:ascii="Aptos" w:hAnsi="Aptos" w:eastAsia="Aptos" w:cs="Aptos"/>
          <w:color w:val="262626" w:themeColor="text1" w:themeTint="D9"/>
          <w:lang w:val="en-US"/>
        </w:rPr>
        <w:lastRenderedPageBreak/>
        <w:t xml:space="preserve">A) V - F - F - V </w:t>
      </w:r>
    </w:p>
    <w:p w:rsidRPr="009D48F6" w:rsidR="006E6C28" w:rsidP="006E6C28" w:rsidRDefault="006E6C28" w14:paraId="2AC1EE4F" w14:textId="77777777">
      <w:pPr>
        <w:spacing w:line="278" w:lineRule="auto"/>
        <w:rPr>
          <w:rFonts w:ascii="Aptos" w:hAnsi="Aptos" w:eastAsia="Aptos" w:cs="Aptos"/>
          <w:color w:val="262626" w:themeColor="text1" w:themeTint="D9"/>
          <w:lang w:val="en-US"/>
        </w:rPr>
      </w:pPr>
      <w:r w:rsidRPr="009D48F6">
        <w:rPr>
          <w:rFonts w:ascii="Aptos" w:hAnsi="Aptos" w:eastAsia="Aptos" w:cs="Aptos"/>
          <w:color w:val="262626" w:themeColor="text1" w:themeTint="D9"/>
          <w:lang w:val="en-US"/>
        </w:rPr>
        <w:t xml:space="preserve">B) </w:t>
      </w:r>
      <w:r>
        <w:rPr>
          <w:rFonts w:ascii="Aptos" w:hAnsi="Aptos" w:eastAsia="Aptos" w:cs="Aptos"/>
          <w:color w:val="262626" w:themeColor="text1" w:themeTint="D9"/>
          <w:lang w:val="en-US"/>
        </w:rPr>
        <w:t>V</w:t>
      </w:r>
      <w:r w:rsidRPr="009D48F6">
        <w:rPr>
          <w:rFonts w:ascii="Aptos" w:hAnsi="Aptos" w:eastAsia="Aptos" w:cs="Aptos"/>
          <w:color w:val="262626" w:themeColor="text1" w:themeTint="D9"/>
          <w:lang w:val="en-US"/>
        </w:rPr>
        <w:t xml:space="preserve"> - </w:t>
      </w:r>
      <w:r>
        <w:rPr>
          <w:rFonts w:ascii="Aptos" w:hAnsi="Aptos" w:eastAsia="Aptos" w:cs="Aptos"/>
          <w:color w:val="262626" w:themeColor="text1" w:themeTint="D9"/>
          <w:lang w:val="en-US"/>
        </w:rPr>
        <w:t>V</w:t>
      </w:r>
      <w:r w:rsidRPr="009D48F6">
        <w:rPr>
          <w:rFonts w:ascii="Aptos" w:hAnsi="Aptos" w:eastAsia="Aptos" w:cs="Aptos"/>
          <w:color w:val="262626" w:themeColor="text1" w:themeTint="D9"/>
          <w:lang w:val="en-US"/>
        </w:rPr>
        <w:t xml:space="preserve"> - F - </w:t>
      </w:r>
      <w:r>
        <w:rPr>
          <w:rFonts w:ascii="Aptos" w:hAnsi="Aptos" w:eastAsia="Aptos" w:cs="Aptos"/>
          <w:color w:val="262626" w:themeColor="text1" w:themeTint="D9"/>
          <w:lang w:val="en-US"/>
        </w:rPr>
        <w:t>F</w:t>
      </w:r>
      <w:r w:rsidRPr="009D48F6">
        <w:rPr>
          <w:rFonts w:ascii="Aptos" w:hAnsi="Aptos" w:eastAsia="Aptos" w:cs="Aptos"/>
          <w:color w:val="262626" w:themeColor="text1" w:themeTint="D9"/>
          <w:lang w:val="en-US"/>
        </w:rPr>
        <w:t xml:space="preserve"> </w:t>
      </w:r>
    </w:p>
    <w:p w:rsidRPr="003F0268" w:rsidR="006E6C28" w:rsidP="006E6C28" w:rsidRDefault="006E6C28" w14:paraId="6CE01F31" w14:textId="77777777">
      <w:pPr>
        <w:spacing w:line="278" w:lineRule="auto"/>
        <w:rPr>
          <w:rFonts w:ascii="Aptos" w:hAnsi="Aptos" w:eastAsia="Aptos" w:cs="Aptos"/>
          <w:color w:val="262626" w:themeColor="text1" w:themeTint="D9"/>
          <w:lang w:val="en-US"/>
        </w:rPr>
      </w:pPr>
      <w:r w:rsidRPr="003F0268">
        <w:rPr>
          <w:rFonts w:ascii="Aptos" w:hAnsi="Aptos" w:eastAsia="Aptos" w:cs="Aptos"/>
          <w:color w:val="262626" w:themeColor="text1" w:themeTint="D9"/>
          <w:lang w:val="en-US"/>
        </w:rPr>
        <w:t xml:space="preserve">C) V - V - </w:t>
      </w:r>
      <w:r>
        <w:rPr>
          <w:rFonts w:ascii="Aptos" w:hAnsi="Aptos" w:eastAsia="Aptos" w:cs="Aptos"/>
          <w:color w:val="262626" w:themeColor="text1" w:themeTint="D9"/>
          <w:lang w:val="en-US"/>
        </w:rPr>
        <w:t>F</w:t>
      </w:r>
      <w:r w:rsidRPr="003F0268">
        <w:rPr>
          <w:rFonts w:ascii="Aptos" w:hAnsi="Aptos" w:eastAsia="Aptos" w:cs="Aptos"/>
          <w:color w:val="262626" w:themeColor="text1" w:themeTint="D9"/>
          <w:lang w:val="en-US"/>
        </w:rPr>
        <w:t xml:space="preserve"> - </w:t>
      </w:r>
      <w:r>
        <w:rPr>
          <w:rFonts w:ascii="Aptos" w:hAnsi="Aptos" w:eastAsia="Aptos" w:cs="Aptos"/>
          <w:color w:val="262626" w:themeColor="text1" w:themeTint="D9"/>
          <w:lang w:val="en-US"/>
        </w:rPr>
        <w:t>V</w:t>
      </w:r>
    </w:p>
    <w:p w:rsidRPr="003F0268" w:rsidR="006E6C28" w:rsidP="006E6C28" w:rsidRDefault="006E6C28" w14:paraId="6D199A7A" w14:textId="77777777">
      <w:pPr>
        <w:spacing w:line="278" w:lineRule="auto"/>
        <w:rPr>
          <w:rFonts w:ascii="Aptos" w:hAnsi="Aptos" w:eastAsia="Aptos" w:cs="Aptos"/>
          <w:color w:val="262626" w:themeColor="text1" w:themeTint="D9"/>
          <w:lang w:val="en-US"/>
        </w:rPr>
      </w:pPr>
      <w:r w:rsidRPr="003F0268">
        <w:rPr>
          <w:rFonts w:ascii="Aptos" w:hAnsi="Aptos" w:eastAsia="Aptos" w:cs="Aptos"/>
          <w:color w:val="262626" w:themeColor="text1" w:themeTint="D9"/>
          <w:lang w:val="en-US"/>
        </w:rPr>
        <w:t xml:space="preserve">D) F - V - V - V </w:t>
      </w:r>
    </w:p>
    <w:p w:rsidRPr="009211B5" w:rsidR="006E6C28" w:rsidP="006E6C28" w:rsidRDefault="006E6C28" w14:paraId="0A4827F2" w14:textId="77777777">
      <w:pPr>
        <w:spacing w:line="278" w:lineRule="auto"/>
        <w:rPr>
          <w:rFonts w:ascii="Aptos" w:hAnsi="Aptos" w:eastAsia="Aptos" w:cs="Aptos"/>
          <w:color w:val="FF177C"/>
        </w:rPr>
      </w:pPr>
      <w:r w:rsidRPr="008C3E0C">
        <w:rPr>
          <w:rFonts w:ascii="Aptos" w:hAnsi="Aptos" w:eastAsia="Aptos" w:cs="Aptos"/>
          <w:b/>
          <w:bCs/>
          <w:color w:val="FF177C"/>
        </w:rPr>
        <w:t>Alternativa A</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B60988">
        <w:rPr>
          <w:rFonts w:ascii="Aptos" w:hAnsi="Aptos" w:eastAsia="Aptos" w:cs="Aptos"/>
          <w:color w:val="FF177C"/>
        </w:rPr>
        <w:t>Boa tentativa! Releia a 2ª frase e se pergunte: participar de forma crítica nas redes não faz parte da cultura digital? Pista: educação midiática não é só “ler” mídia — é agir bem dentro dela.</w:t>
      </w:r>
    </w:p>
    <w:p w:rsidRPr="009211B5" w:rsidR="006E6C28" w:rsidP="006E6C28" w:rsidRDefault="006E6C28" w14:paraId="0D311881" w14:textId="77777777">
      <w:pPr>
        <w:spacing w:line="278" w:lineRule="auto"/>
        <w:rPr>
          <w:rFonts w:ascii="Aptos" w:hAnsi="Aptos" w:eastAsia="Aptos" w:cs="Aptos"/>
          <w:color w:val="FF177C"/>
        </w:rPr>
      </w:pPr>
      <w:r w:rsidRPr="008C3E0C">
        <w:rPr>
          <w:rFonts w:ascii="Aptos" w:hAnsi="Aptos" w:eastAsia="Aptos" w:cs="Aptos"/>
          <w:b/>
          <w:bCs/>
          <w:color w:val="FF177C"/>
        </w:rPr>
        <w:t>Alternativa B</w:t>
      </w:r>
      <w:r w:rsidRPr="00BB4AEF">
        <w:rPr>
          <w:rFonts w:ascii="Aptos" w:hAnsi="Aptos" w:eastAsia="Aptos" w:cs="Aptos"/>
          <w:color w:val="FF177C"/>
        </w:rPr>
        <w:t xml:space="preserve">, </w:t>
      </w:r>
      <w:r>
        <w:rPr>
          <w:rFonts w:ascii="Aptos" w:hAnsi="Aptos" w:eastAsia="Aptos" w:cs="Aptos"/>
          <w:color w:val="FF177C"/>
        </w:rPr>
        <w:t>in</w:t>
      </w:r>
      <w:r w:rsidRPr="00BB4AEF">
        <w:rPr>
          <w:rFonts w:ascii="Aptos" w:hAnsi="Aptos" w:eastAsia="Aptos" w:cs="Aptos"/>
          <w:color w:val="FF177C"/>
        </w:rPr>
        <w:t xml:space="preserve">correta. </w:t>
      </w:r>
      <w:r w:rsidRPr="00793675">
        <w:rPr>
          <w:rFonts w:ascii="Aptos" w:hAnsi="Aptos" w:eastAsia="Aptos" w:cs="Aptos"/>
          <w:color w:val="FF177C"/>
        </w:rPr>
        <w:t>Quase lá! Pense sobre a 4ª frase: ter cuidado com o que a gente posta ajuda a proteger a nós e aos outros… ou não? Dica: responsabilidade no compartilhar é peça-chave.</w:t>
      </w:r>
    </w:p>
    <w:p w:rsidRPr="009211B5" w:rsidR="006E6C28" w:rsidP="006E6C28" w:rsidRDefault="006E6C28" w14:paraId="2F85B913" w14:textId="77777777">
      <w:pPr>
        <w:spacing w:line="278" w:lineRule="auto"/>
        <w:rPr>
          <w:rFonts w:ascii="Aptos" w:hAnsi="Aptos" w:eastAsia="Aptos" w:cs="Aptos"/>
          <w:color w:val="FF177C"/>
        </w:rPr>
      </w:pPr>
      <w:r w:rsidRPr="008C3E0C">
        <w:rPr>
          <w:rFonts w:ascii="Aptos" w:hAnsi="Aptos" w:eastAsia="Aptos" w:cs="Aptos"/>
          <w:b/>
          <w:bCs/>
          <w:color w:val="FF177C"/>
        </w:rPr>
        <w:t>Alternativa C</w:t>
      </w:r>
      <w:r w:rsidRPr="00BB4AEF">
        <w:rPr>
          <w:rFonts w:ascii="Aptos" w:hAnsi="Aptos" w:eastAsia="Aptos" w:cs="Aptos"/>
          <w:color w:val="FF177C"/>
        </w:rPr>
        <w:t xml:space="preserve">, correta. </w:t>
      </w:r>
      <w:r w:rsidRPr="00793675">
        <w:rPr>
          <w:rFonts w:ascii="Aptos" w:hAnsi="Aptos" w:eastAsia="Aptos" w:cs="Aptos"/>
          <w:color w:val="FF177C"/>
        </w:rPr>
        <w:t>Mandou muito bem! Educação midiática ajuda a detectar manipulação, faz parte da cultura digital, se conecta com segurança (logo, negar essa relação é falso) e orienta a compartilhar com cuidado. Ótima leitura do todo!</w:t>
      </w:r>
    </w:p>
    <w:p w:rsidR="006E6C28" w:rsidP="006E6C28" w:rsidRDefault="4918BBE9" w14:paraId="3819C7D3" w14:textId="77777777">
      <w:pPr>
        <w:spacing w:line="278" w:lineRule="auto"/>
        <w:rPr>
          <w:rFonts w:ascii="Aptos" w:hAnsi="Aptos" w:eastAsia="Aptos" w:cs="Aptos"/>
          <w:color w:val="FF177C"/>
        </w:rPr>
      </w:pPr>
      <w:r w:rsidRPr="66D11F24">
        <w:rPr>
          <w:rFonts w:ascii="Aptos" w:hAnsi="Aptos" w:eastAsia="Aptos" w:cs="Aptos"/>
          <w:b/>
          <w:bCs/>
          <w:color w:val="FF177C"/>
        </w:rPr>
        <w:t>Alternativa D</w:t>
      </w:r>
      <w:r w:rsidRPr="66D11F24">
        <w:rPr>
          <w:rFonts w:ascii="Aptos" w:hAnsi="Aptos" w:eastAsia="Aptos" w:cs="Aptos"/>
          <w:color w:val="FF177C"/>
        </w:rPr>
        <w:t>, incorreta. Que tal tentar novamente? Reflita: a educação midiática não ajuda a perceber tentativas de manipulação? Pense na checagem de fontes, privacidade e golpes online.</w:t>
      </w:r>
    </w:p>
    <w:p w:rsidR="63E5416F" w:rsidP="63E5416F" w:rsidRDefault="63E5416F" w14:paraId="620A56CA" w14:textId="01951BC6">
      <w:pPr>
        <w:spacing w:line="278" w:lineRule="auto"/>
        <w:rPr>
          <w:rFonts w:ascii="Aptos" w:hAnsi="Aptos" w:eastAsia="Aptos" w:cs="Aptos"/>
          <w:color w:val="FF177C"/>
        </w:rPr>
      </w:pPr>
    </w:p>
    <w:p w:rsidR="006E6C28" w:rsidP="73583846" w:rsidRDefault="006E6C28" w14:paraId="483DD40C" w14:textId="3A46360A">
      <w:pPr>
        <w:spacing w:line="278" w:lineRule="auto"/>
        <w:rPr>
          <w:rFonts w:ascii="Aptos" w:hAnsi="Aptos" w:eastAsia="Aptos" w:cs="Aptos"/>
          <w:b/>
          <w:bCs/>
          <w:color w:val="76BA5B"/>
          <w:sz w:val="28"/>
          <w:szCs w:val="28"/>
        </w:rPr>
      </w:pPr>
      <w:commentRangeStart w:id="56"/>
      <w:r w:rsidRPr="73583846">
        <w:rPr>
          <w:rFonts w:ascii="Aptos" w:hAnsi="Aptos" w:eastAsia="Aptos" w:cs="Aptos"/>
          <w:b/>
          <w:bCs/>
          <w:color w:val="76BA5B"/>
          <w:sz w:val="28"/>
          <w:szCs w:val="28"/>
        </w:rPr>
        <w:t xml:space="preserve">Questão 3 – </w:t>
      </w:r>
      <w:commentRangeEnd w:id="56"/>
      <w:r>
        <w:commentReference w:id="56"/>
      </w:r>
      <w:r w:rsidRPr="73583846" w:rsidR="26CBCFD4">
        <w:rPr>
          <w:rFonts w:ascii="Aptos" w:hAnsi="Aptos" w:eastAsia="Aptos" w:cs="Aptos"/>
          <w:b/>
          <w:bCs/>
          <w:color w:val="76BA5B"/>
          <w:sz w:val="28"/>
          <w:szCs w:val="28"/>
        </w:rPr>
        <w:t>Educação midiática</w:t>
      </w:r>
    </w:p>
    <w:p w:rsidR="006E6C28" w:rsidP="006E6C28" w:rsidRDefault="4918BBE9" w14:paraId="1DD891A2" w14:textId="169A55A8">
      <w:pPr>
        <w:spacing w:line="278" w:lineRule="auto"/>
        <w:rPr>
          <w:rFonts w:ascii="Aptos" w:hAnsi="Aptos" w:eastAsia="Aptos" w:cs="Aptos"/>
          <w:color w:val="262626" w:themeColor="text1" w:themeTint="D9"/>
        </w:rPr>
      </w:pPr>
      <w:r w:rsidRPr="66D11F24">
        <w:rPr>
          <w:rFonts w:ascii="Aptos" w:hAnsi="Aptos" w:eastAsia="Aptos" w:cs="Aptos"/>
          <w:color w:val="000000" w:themeColor="text1"/>
        </w:rPr>
        <w:t>Ao longo da unidade, aprendemos sobre diversos aspectos da educação midiática. Pensando em tudo que você aprendeu ao longo das aulas, complete as lacunas a seguir</w:t>
      </w:r>
      <w:r w:rsidRPr="66D11F24" w:rsidR="03208809">
        <w:rPr>
          <w:rFonts w:ascii="Aptos" w:hAnsi="Aptos" w:eastAsia="Aptos" w:cs="Aptos"/>
          <w:color w:val="000000" w:themeColor="text1"/>
        </w:rPr>
        <w:t xml:space="preserve"> com os blocos corretos</w:t>
      </w:r>
      <w:r w:rsidRPr="66D11F24">
        <w:rPr>
          <w:rFonts w:ascii="Aptos" w:hAnsi="Aptos" w:eastAsia="Aptos" w:cs="Aptos"/>
          <w:color w:val="000000" w:themeColor="text1"/>
        </w:rPr>
        <w:t>:</w:t>
      </w:r>
    </w:p>
    <w:p w:rsidRPr="004C16A7" w:rsidR="006E6C28" w:rsidP="006E6C28" w:rsidRDefault="006E6C28" w14:paraId="1857BBEF" w14:textId="77777777">
      <w:pPr>
        <w:spacing w:line="278" w:lineRule="auto"/>
        <w:rPr>
          <w:rFonts w:ascii="Aptos" w:hAnsi="Aptos" w:eastAsia="Aptos" w:cs="Aptos"/>
          <w:color w:val="262626" w:themeColor="text1" w:themeTint="D9"/>
        </w:rPr>
      </w:pPr>
      <w:r w:rsidRPr="004C16A7">
        <w:rPr>
          <w:rFonts w:ascii="Aptos" w:hAnsi="Aptos" w:eastAsia="Aptos" w:cs="Aptos"/>
          <w:color w:val="262626" w:themeColor="text1" w:themeTint="D9"/>
        </w:rPr>
        <w:t xml:space="preserve">A educação midiática ajuda a </w:t>
      </w:r>
      <w:r>
        <w:rPr>
          <w:rFonts w:ascii="Aptos" w:hAnsi="Aptos" w:eastAsia="Aptos" w:cs="Aptos"/>
          <w:color w:val="262626" w:themeColor="text1" w:themeTint="D9"/>
        </w:rPr>
        <w:t>___________</w:t>
      </w:r>
      <w:r w:rsidRPr="004C16A7">
        <w:rPr>
          <w:rFonts w:ascii="Aptos" w:hAnsi="Aptos" w:eastAsia="Aptos" w:cs="Aptos"/>
          <w:color w:val="262626" w:themeColor="text1" w:themeTint="D9"/>
        </w:rPr>
        <w:t xml:space="preserve"> melhor as informações, a conferir se a </w:t>
      </w:r>
      <w:r w:rsidRPr="00113646">
        <w:rPr>
          <w:rFonts w:ascii="Aptos" w:hAnsi="Aptos" w:eastAsia="Aptos" w:cs="Aptos"/>
          <w:color w:val="262626" w:themeColor="text1" w:themeTint="D9"/>
        </w:rPr>
        <w:t>___________</w:t>
      </w:r>
      <w:r w:rsidRPr="004C16A7">
        <w:rPr>
          <w:rFonts w:ascii="Aptos" w:hAnsi="Aptos" w:eastAsia="Aptos" w:cs="Aptos"/>
          <w:color w:val="262626" w:themeColor="text1" w:themeTint="D9"/>
        </w:rPr>
        <w:t xml:space="preserve"> é confiável, a não espalhar</w:t>
      </w:r>
      <w:r w:rsidRPr="00113646">
        <w:rPr>
          <w:rFonts w:ascii="Aptos" w:hAnsi="Aptos" w:eastAsia="Aptos" w:cs="Aptos"/>
          <w:color w:val="262626" w:themeColor="text1" w:themeTint="D9"/>
        </w:rPr>
        <w:t>___________</w:t>
      </w:r>
      <w:r w:rsidRPr="004C16A7">
        <w:rPr>
          <w:rFonts w:ascii="Aptos" w:hAnsi="Aptos" w:eastAsia="Aptos" w:cs="Aptos"/>
          <w:color w:val="262626" w:themeColor="text1" w:themeTint="D9"/>
        </w:rPr>
        <w:t xml:space="preserve"> e a ter uma atitude mais </w:t>
      </w:r>
      <w:r w:rsidRPr="00113646">
        <w:rPr>
          <w:rFonts w:ascii="Aptos" w:hAnsi="Aptos" w:eastAsia="Aptos" w:cs="Aptos"/>
          <w:color w:val="262626" w:themeColor="text1" w:themeTint="D9"/>
        </w:rPr>
        <w:t>___________</w:t>
      </w:r>
      <w:r>
        <w:rPr>
          <w:rFonts w:ascii="Aptos" w:hAnsi="Aptos" w:eastAsia="Aptos" w:cs="Aptos"/>
          <w:color w:val="262626" w:themeColor="text1" w:themeTint="D9"/>
        </w:rPr>
        <w:t xml:space="preserve"> </w:t>
      </w:r>
      <w:r w:rsidRPr="004C16A7">
        <w:rPr>
          <w:rFonts w:ascii="Aptos" w:hAnsi="Aptos" w:eastAsia="Aptos" w:cs="Aptos"/>
          <w:color w:val="262626" w:themeColor="text1" w:themeTint="D9"/>
        </w:rPr>
        <w:t>antes de compartilhar.</w:t>
      </w:r>
    </w:p>
    <w:p w:rsidR="006E6C28" w:rsidP="006E6C28" w:rsidRDefault="006E6C28" w14:paraId="78D18F9F" w14:textId="77777777">
      <w:pPr>
        <w:spacing w:line="278" w:lineRule="auto"/>
        <w:rPr>
          <w:rFonts w:ascii="Aptos" w:hAnsi="Aptos" w:eastAsia="Aptos" w:cs="Aptos"/>
          <w:color w:val="262626" w:themeColor="text1" w:themeTint="D9"/>
        </w:rPr>
      </w:pPr>
    </w:p>
    <w:p w:rsidR="006E6C28" w:rsidP="006E6C28" w:rsidRDefault="006E6C28" w14:paraId="1A7FB1C3" w14:textId="77777777">
      <w:pPr>
        <w:pStyle w:val="Blocos"/>
        <w:rPr>
          <w:lang w:val="pt-BR"/>
        </w:rPr>
      </w:pPr>
      <w:r>
        <w:rPr>
          <w:lang w:val="pt-BR"/>
        </w:rPr>
        <w:t>entender</w:t>
      </w:r>
    </w:p>
    <w:p w:rsidR="006E6C28" w:rsidP="006E6C28" w:rsidRDefault="006E6C28" w14:paraId="2FD34801" w14:textId="77777777">
      <w:pPr>
        <w:pStyle w:val="Blocos"/>
        <w:rPr>
          <w:lang w:val="pt-BR"/>
        </w:rPr>
      </w:pPr>
      <w:r>
        <w:rPr>
          <w:lang w:val="pt-BR"/>
        </w:rPr>
        <w:t>fonte</w:t>
      </w:r>
    </w:p>
    <w:p w:rsidR="006E6C28" w:rsidP="006E6C28" w:rsidRDefault="006E6C28" w14:paraId="577E10C0" w14:textId="77777777">
      <w:pPr>
        <w:pStyle w:val="Blocos"/>
        <w:rPr>
          <w:lang w:val="pt-BR"/>
        </w:rPr>
      </w:pPr>
      <w:r>
        <w:rPr>
          <w:lang w:val="pt-BR"/>
        </w:rPr>
        <w:t>notícias falsas</w:t>
      </w:r>
    </w:p>
    <w:p w:rsidRPr="00DA7FD2" w:rsidR="006E6C28" w:rsidP="006E6C28" w:rsidRDefault="006E6C28" w14:paraId="1A556D0B" w14:textId="77777777">
      <w:pPr>
        <w:pStyle w:val="Blocos"/>
        <w:rPr>
          <w:lang w:val="pt-BR"/>
        </w:rPr>
      </w:pPr>
      <w:r>
        <w:rPr>
          <w:lang w:val="pt-BR"/>
        </w:rPr>
        <w:t>cuidadosa</w:t>
      </w:r>
    </w:p>
    <w:p w:rsidRPr="00CF48CD" w:rsidR="006E6C28" w:rsidP="006E6C28" w:rsidRDefault="006E6C28" w14:paraId="5A4509EC" w14:textId="77777777">
      <w:pPr>
        <w:spacing w:line="278" w:lineRule="auto"/>
        <w:rPr>
          <w:rFonts w:ascii="Aptos" w:hAnsi="Aptos" w:eastAsia="Aptos" w:cs="Aptos"/>
          <w:color w:val="FF177C"/>
          <w:sz w:val="28"/>
          <w:szCs w:val="28"/>
        </w:rPr>
      </w:pPr>
    </w:p>
    <w:p w:rsidRPr="00CF48CD" w:rsidR="006E6C28" w:rsidP="006E6C28" w:rsidRDefault="006E6C28" w14:paraId="259A9527" w14:textId="77777777">
      <w:pPr>
        <w:pBdr>
          <w:top w:val="single" w:color="000000" w:sz="4" w:space="4"/>
          <w:bottom w:val="single" w:color="000000" w:sz="4" w:space="4"/>
        </w:pBdr>
        <w:spacing w:line="278" w:lineRule="auto"/>
        <w:rPr>
          <w:rFonts w:ascii="Aptos" w:hAnsi="Aptos" w:eastAsia="Aptos" w:cs="Aptos"/>
          <w:sz w:val="28"/>
          <w:szCs w:val="28"/>
        </w:rPr>
      </w:pPr>
    </w:p>
    <w:p w:rsidR="006E6C28" w:rsidP="006E6C28" w:rsidRDefault="006E6C28" w14:paraId="3658BAA8" w14:textId="77777777">
      <w:pPr>
        <w:spacing w:line="278" w:lineRule="auto"/>
        <w:rPr>
          <w:rFonts w:ascii="Aptos" w:hAnsi="Aptos" w:eastAsia="Aptos" w:cs="Aptos"/>
          <w:color w:val="FF177C"/>
        </w:rPr>
      </w:pPr>
      <w:r w:rsidRPr="009F6C3D">
        <w:rPr>
          <w:rFonts w:ascii="Aptos" w:hAnsi="Aptos" w:eastAsia="Aptos" w:cs="Aptos"/>
          <w:b/>
          <w:bCs/>
          <w:color w:val="FF177C"/>
        </w:rPr>
        <w:t>Sequência correta:</w:t>
      </w:r>
      <w:r>
        <w:rPr>
          <w:rFonts w:ascii="Aptos" w:hAnsi="Aptos" w:eastAsia="Aptos" w:cs="Aptos"/>
          <w:color w:val="FF177C"/>
        </w:rPr>
        <w:t xml:space="preserve"> </w:t>
      </w:r>
      <w:r w:rsidRPr="007E245E">
        <w:rPr>
          <w:rFonts w:ascii="Aptos" w:hAnsi="Aptos" w:eastAsia="Aptos" w:cs="Aptos"/>
          <w:color w:val="FF177C"/>
        </w:rPr>
        <w:t>entender | fonte | notícias falsas | cuidadosa</w:t>
      </w:r>
    </w:p>
    <w:p w:rsidRPr="004A4647" w:rsidR="006E6C28" w:rsidP="006E6C28" w:rsidRDefault="006E6C28" w14:paraId="04FD8F6F" w14:textId="77777777">
      <w:pPr>
        <w:spacing w:line="278" w:lineRule="auto"/>
        <w:rPr>
          <w:rFonts w:ascii="Aptos" w:hAnsi="Aptos" w:eastAsia="Aptos" w:cs="Aptos"/>
          <w:b/>
          <w:bCs/>
          <w:color w:val="FF177C"/>
        </w:rPr>
      </w:pPr>
      <w:r w:rsidRPr="004A4647">
        <w:rPr>
          <w:rFonts w:ascii="Aptos" w:hAnsi="Aptos" w:eastAsia="Aptos" w:cs="Aptos"/>
          <w:b/>
          <w:bCs/>
          <w:color w:val="FF177C"/>
        </w:rPr>
        <w:t>Plataforma</w:t>
      </w:r>
    </w:p>
    <w:p w:rsidRPr="00923856" w:rsidR="006E6C28" w:rsidP="006E6C28" w:rsidRDefault="006E6C28" w14:paraId="0E7444FB" w14:textId="77777777">
      <w:pPr>
        <w:spacing w:line="278" w:lineRule="auto"/>
        <w:rPr>
          <w:rFonts w:ascii="Aptos" w:hAnsi="Aptos" w:eastAsia="Aptos" w:cs="Aptos"/>
          <w:color w:val="FF177C"/>
        </w:rPr>
      </w:pPr>
      <w:r w:rsidRPr="004A4647">
        <w:rPr>
          <w:rFonts w:ascii="Aptos" w:hAnsi="Aptos" w:eastAsia="Aptos" w:cs="Aptos"/>
          <w:b/>
          <w:bCs/>
          <w:color w:val="FF177C"/>
        </w:rPr>
        <w:t>Resposta correta:</w:t>
      </w:r>
      <w:r w:rsidRPr="00923856">
        <w:rPr>
          <w:rFonts w:ascii="Aptos" w:hAnsi="Aptos" w:eastAsia="Aptos" w:cs="Aptos"/>
          <w:color w:val="FF177C"/>
        </w:rPr>
        <w:t xml:space="preserve"> </w:t>
      </w:r>
      <w:r w:rsidRPr="00115EE9">
        <w:rPr>
          <w:rFonts w:ascii="Aptos" w:hAnsi="Aptos" w:eastAsia="Aptos" w:cs="Aptos"/>
          <w:color w:val="FF177C"/>
        </w:rPr>
        <w:t>Muito bem! Educação midiática é isso: entender o que lê, checar se a fonte é confiável, não espalhar notícias falsas e manter uma postura cuidadosa antes de compartilhar. Você conectou todas as peças certinhas!</w:t>
      </w:r>
    </w:p>
    <w:p w:rsidR="006E6C28" w:rsidP="006E6C28" w:rsidRDefault="006E6C28" w14:paraId="1D8718BE" w14:textId="77777777">
      <w:pPr>
        <w:spacing w:line="278" w:lineRule="auto"/>
        <w:rPr>
          <w:rFonts w:ascii="Aptos" w:hAnsi="Aptos" w:eastAsia="Aptos" w:cs="Aptos"/>
          <w:color w:val="FF177C"/>
        </w:rPr>
      </w:pPr>
      <w:r w:rsidRPr="004A4647">
        <w:rPr>
          <w:rFonts w:ascii="Aptos" w:hAnsi="Aptos" w:eastAsia="Aptos" w:cs="Aptos"/>
          <w:b/>
          <w:bCs/>
          <w:color w:val="FF177C"/>
        </w:rPr>
        <w:t xml:space="preserve">Resposta incorreta: </w:t>
      </w:r>
      <w:r w:rsidRPr="00115EE9">
        <w:rPr>
          <w:rFonts w:ascii="Aptos" w:hAnsi="Aptos" w:eastAsia="Aptos" w:cs="Aptos"/>
          <w:color w:val="FF177C"/>
        </w:rPr>
        <w:t>Não foi dessa vez, que tal tentar novamente? Pense na jornada da informação: primeiro entender, depois checar a fonte, então evitar notícias falsas e, por fim, agir de forma cuidadosa antes de postar. Reorganize com essa pista.</w:t>
      </w:r>
    </w:p>
    <w:p w:rsidRPr="00E6344A" w:rsidR="006E6C28" w:rsidP="006E6C28" w:rsidRDefault="006E6C28" w14:paraId="62CCF668" w14:textId="77777777">
      <w:pPr>
        <w:spacing w:line="278" w:lineRule="auto"/>
        <w:rPr>
          <w:rFonts w:ascii="Aptos" w:hAnsi="Aptos" w:eastAsia="Aptos" w:cs="Aptos"/>
          <w:color w:val="FF177C"/>
        </w:rPr>
      </w:pPr>
    </w:p>
    <w:p w:rsidRPr="00851C23" w:rsidR="006E6C28" w:rsidP="006E6C28" w:rsidRDefault="006E6C28" w14:paraId="6C15D543" w14:textId="77777777"/>
    <w:p w:rsidRPr="006E6C28" w:rsidR="00DA7FD2" w:rsidP="006E6C28" w:rsidRDefault="00DA7FD2" w14:paraId="349AB99E" w14:textId="77777777"/>
    <w:sectPr w:rsidRPr="006E6C28" w:rsidR="00DA7FD2">
      <w:headerReference w:type="default" r:id="rId15"/>
      <w:footerReference w:type="default" r:id="rId16"/>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S" w:author="Evelyn Souza" w:date="2025-08-19T11:11:00Z" w:id="0">
    <w:p w:rsidR="006E6C28" w:rsidP="006E6C28" w:rsidRDefault="006E6C28" w14:paraId="2A5638E8" w14:textId="77777777">
      <w:pPr>
        <w:pStyle w:val="Textodecomentrio"/>
      </w:pPr>
      <w:r>
        <w:rPr>
          <w:rStyle w:val="Refdecomentrio"/>
        </w:rPr>
        <w:annotationRef/>
      </w:r>
      <w:r>
        <w:rPr>
          <w:color w:val="242424"/>
          <w:highlight w:val="white"/>
        </w:rPr>
        <w:t>Analisar postagens para avaliar sua confiabilidade</w:t>
      </w:r>
      <w:r>
        <w:t xml:space="preserve"> </w:t>
      </w:r>
    </w:p>
  </w:comment>
  <w:comment w:initials="AT" w:author="Andreia Tocantins" w:date="2025-09-08T11:25:00Z" w:id="1">
    <w:p w:rsidR="00AB57B3" w:rsidRDefault="00B735F4" w14:paraId="674DBC85" w14:textId="1C6D198A">
      <w:r>
        <w:annotationRef/>
      </w:r>
      <w:r w:rsidRPr="3A0DD8AC">
        <w:t>Sugestões apenas para ajudar a deixar um pouco mais conectadas as frases. Fique bem à vontade para aceitar ou não</w:t>
      </w:r>
    </w:p>
  </w:comment>
  <w:comment w:initials="ES" w:author="Evelyn Souza" w:date="2025-08-19T11:11:00Z" w:id="2">
    <w:p w:rsidR="006E6C28" w:rsidP="006E6C28" w:rsidRDefault="006E6C28" w14:paraId="48D1DAB2" w14:textId="77777777">
      <w:r>
        <w:annotationRef/>
      </w:r>
      <w:r>
        <w:rPr>
          <w:color w:val="242424"/>
          <w:highlight w:val="white"/>
        </w:rPr>
        <w:t>Aplicar o uso de uma tabela de análise para classificar postagens como verdadeiras, falsas ou duvidosas</w:t>
      </w:r>
      <w:r>
        <w:t xml:space="preserve"> </w:t>
      </w:r>
    </w:p>
  </w:comment>
  <w:comment w:initials="ES" w:author="Evelyn Souza" w:date="2025-08-19T11:12:00Z" w:id="3">
    <w:p w:rsidR="006E6C28" w:rsidP="006E6C28" w:rsidRDefault="006E6C28" w14:paraId="35BFC445" w14:textId="764D0E4F">
      <w:pPr>
        <w:pStyle w:val="Textodecomentrio"/>
      </w:pPr>
      <w:r>
        <w:rPr>
          <w:rStyle w:val="Refdecomentrio"/>
        </w:rPr>
        <w:annotationRef/>
      </w:r>
      <w:r>
        <w:rPr>
          <w:color w:val="242424"/>
          <w:highlight w:val="white"/>
        </w:rPr>
        <w:t>Refletir como curtidas, comentários e compartilhamentos influenciam a visibilidade de um conteúdo nas redes sociais.</w:t>
      </w:r>
      <w:r>
        <w:t xml:space="preserve"> </w:t>
      </w:r>
    </w:p>
  </w:comment>
  <w:comment w:initials="AT" w:author="Andreia Tocantins" w:date="2025-09-09T08:56:00Z" w:id="4">
    <w:p w:rsidR="00AB57B3" w:rsidRDefault="00B735F4" w14:paraId="2355E1F2" w14:textId="2FB60068">
      <w:r>
        <w:annotationRef/>
      </w:r>
      <w:r w:rsidRPr="3E86C302">
        <w:t>Para mim, o item não tem gabarito.</w:t>
      </w:r>
    </w:p>
    <w:p w:rsidR="00AB57B3" w:rsidRDefault="00B735F4" w14:paraId="2E05261A" w14:textId="3428C7B7">
      <w:r w:rsidRPr="678D25E1">
        <w:t>Entendo que ele deveria ser F - F - F - V.</w:t>
      </w:r>
    </w:p>
    <w:p w:rsidR="00AB57B3" w:rsidRDefault="00B735F4" w14:paraId="7C541756" w14:textId="03A7B306">
      <w:r w:rsidRPr="6211FCE8">
        <w:t>Realmente as segunda e terceira afirmações são verdadeiras?</w:t>
      </w:r>
    </w:p>
  </w:comment>
  <w:comment w:initials="ES" w:author="Evelyn Souza" w:date="2025-09-10T15:22:00Z" w:id="5">
    <w:p w:rsidR="005F1E85" w:rsidP="005F1E85" w:rsidRDefault="005F1E85" w14:paraId="00958C31" w14:textId="77777777">
      <w:pPr>
        <w:pStyle w:val="Textodecomentrio"/>
      </w:pPr>
      <w:r>
        <w:rPr>
          <w:rStyle w:val="Refdecomentrio"/>
        </w:rPr>
        <w:annotationRef/>
      </w:r>
      <w:r>
        <w:t>Você esta certa! A IA mudou as alternativas e eu não reparei</w:t>
      </w:r>
    </w:p>
  </w:comment>
  <w:comment w:initials="ES" w:author="Evelyn Souza" w:date="2025-08-19T11:12:00Z" w:id="6">
    <w:p w:rsidR="006E6C28" w:rsidP="006E6C28" w:rsidRDefault="006E6C28" w14:paraId="18D94A3C" w14:textId="62F1B9B7">
      <w:pPr>
        <w:pStyle w:val="Textodecomentrio"/>
      </w:pPr>
      <w:r>
        <w:rPr>
          <w:rStyle w:val="Refdecomentrio"/>
        </w:rPr>
        <w:annotationRef/>
      </w:r>
      <w:r>
        <w:rPr>
          <w:color w:val="242424"/>
          <w:highlight w:val="white"/>
        </w:rPr>
        <w:t xml:space="preserve">Compreender o impacto das redes sociais no comportamento social e na forma como as informações são compartilhadas. </w:t>
      </w:r>
    </w:p>
  </w:comment>
  <w:comment w:initials="AT" w:author="Andreia Tocantins" w:date="2025-09-09T09:27:00Z" w:id="7">
    <w:p w:rsidR="00AB57B3" w:rsidRDefault="00B735F4" w14:paraId="04E9A16F" w14:textId="3215F68D">
      <w:r>
        <w:annotationRef/>
      </w:r>
      <w:r w:rsidRPr="5324D088">
        <w:t>Fiz sugestões apenas para ajudar a fluidez do texto e dar uma contextualizada mais amarrada. Fique à vontade para aceitar ou não.</w:t>
      </w:r>
    </w:p>
  </w:comment>
  <w:comment w:initials="AT" w:author="Andreia Tocantins" w:date="2025-09-09T09:26:00Z" w:id="8">
    <w:p w:rsidR="00AB57B3" w:rsidRDefault="00B735F4" w14:paraId="6EC5779A" w14:textId="24FDA120">
      <w:r>
        <w:annotationRef/>
      </w:r>
      <w:r w:rsidRPr="5A1F351F">
        <w:t>A ideia de aumentar contradiz um pouco, na minha percepção.</w:t>
      </w:r>
    </w:p>
    <w:p w:rsidR="00AB57B3" w:rsidRDefault="00B735F4" w14:paraId="4E55B8B2" w14:textId="19426181">
      <w:r w:rsidRPr="3C700323">
        <w:t xml:space="preserve">O que acha de trocar por "eliminar"? Entendo que seguiria sendo errada e ainda traria uma necessidade de olhar mais crítico a respeito do contexto. </w:t>
      </w:r>
    </w:p>
    <w:p w:rsidR="00AB57B3" w:rsidRDefault="00B735F4" w14:paraId="072921E5" w14:textId="5DC89D86">
      <w:r w:rsidRPr="0B9EADDB">
        <w:t>Veja se faz sentido para você.</w:t>
      </w:r>
    </w:p>
  </w:comment>
  <w:comment w:initials="ES" w:author="Evelyn Souza" w:date="2025-09-10T15:53:00Z" w:id="9">
    <w:p w:rsidR="00762C0A" w:rsidP="00762C0A" w:rsidRDefault="00762C0A" w14:paraId="3F23F222" w14:textId="77777777">
      <w:pPr>
        <w:pStyle w:val="Textodecomentrio"/>
      </w:pPr>
      <w:r>
        <w:rPr>
          <w:rStyle w:val="Refdecomentrio"/>
        </w:rPr>
        <w:annotationRef/>
      </w:r>
      <w:r>
        <w:t>Entendo! Acho que eliminar é um verbo muito "negativo" (não tenho respaldo para explicar isso kkkk). Troquei para suprimir, que é um sinonimo e não tem essa carga de negatividade tão grande</w:t>
      </w:r>
    </w:p>
  </w:comment>
  <w:comment w:initials="ES" w:author="Evelyn Souza" w:date="2025-08-19T11:13:00Z" w:id="10">
    <w:p w:rsidR="006E6C28" w:rsidP="006E6C28" w:rsidRDefault="006E6C28" w14:paraId="630197FE" w14:textId="4D5D0DF0">
      <w:pPr>
        <w:pStyle w:val="Textodecomentrio"/>
      </w:pPr>
      <w:r>
        <w:rPr>
          <w:rStyle w:val="Refdecomentrio"/>
        </w:rPr>
        <w:annotationRef/>
      </w:r>
      <w:r>
        <w:rPr>
          <w:color w:val="242424"/>
          <w:highlight w:val="white"/>
        </w:rPr>
        <w:t xml:space="preserve">Criar um post informativo para redes sociais, considerando fontes confiáveis e uma apresentação clara. </w:t>
      </w:r>
    </w:p>
  </w:comment>
  <w:comment w:initials="ES" w:author="Evelyn Souza" w:date="2025-08-19T11:13:00Z" w:id="12">
    <w:p w:rsidR="006E6C28" w:rsidP="006E6C28" w:rsidRDefault="006E6C28" w14:paraId="4F30CDF4" w14:textId="77777777">
      <w:pPr>
        <w:pStyle w:val="Textodecomentrio"/>
      </w:pPr>
      <w:r>
        <w:rPr>
          <w:rStyle w:val="Refdecomentrio"/>
        </w:rPr>
        <w:annotationRef/>
      </w:r>
      <w:r>
        <w:rPr>
          <w:color w:val="242424"/>
          <w:highlight w:val="white"/>
        </w:rPr>
        <w:t>Avaliar a confiabilidade de informações pesquisadas na internet para a criação de conteúdo.</w:t>
      </w:r>
      <w:r>
        <w:t xml:space="preserve"> </w:t>
      </w:r>
    </w:p>
  </w:comment>
  <w:comment w:initials="ES" w:author="Evelyn Souza" w:date="2025-08-19T11:14:00Z" w:id="13">
    <w:p w:rsidR="006E6C28" w:rsidP="006E6C28" w:rsidRDefault="006E6C28" w14:paraId="1E59EBF3" w14:textId="77777777">
      <w:pPr>
        <w:pStyle w:val="Textodecomentrio"/>
      </w:pPr>
      <w:r>
        <w:rPr>
          <w:rStyle w:val="Refdecomentrio"/>
        </w:rPr>
        <w:annotationRef/>
      </w:r>
      <w:r>
        <w:rPr>
          <w:color w:val="242424"/>
          <w:highlight w:val="white"/>
        </w:rPr>
        <w:t>Identificar os tipos de dados pessoais solicitados em formulários online.</w:t>
      </w:r>
      <w:r>
        <w:t xml:space="preserve"> </w:t>
      </w:r>
    </w:p>
  </w:comment>
  <w:comment w:initials="ES" w:author="Evelyn Souza" w:date="2025-09-01T08:57:00Z" w:id="14">
    <w:p w:rsidR="006E6C28" w:rsidP="006E6C28" w:rsidRDefault="006E6C28" w14:paraId="7ABD88BD" w14:textId="77777777">
      <w:pPr>
        <w:pStyle w:val="Textodecomentrio"/>
      </w:pPr>
      <w:r>
        <w:rPr>
          <w:rStyle w:val="Refdecomentrio"/>
        </w:rPr>
        <w:annotationRef/>
      </w:r>
      <w:r>
        <w:t>Essa é a definição utilizada pela LGPD</w:t>
      </w:r>
    </w:p>
  </w:comment>
  <w:comment w:initials="ES" w:author="Evelyn Souza" w:date="2025-08-19T11:14:00Z" w:id="15">
    <w:p w:rsidR="00762C0A" w:rsidP="00762C0A" w:rsidRDefault="006E6C28" w14:paraId="5433B518" w14:textId="77777777">
      <w:pPr>
        <w:pStyle w:val="Textodecomentrio"/>
      </w:pPr>
      <w:r>
        <w:rPr>
          <w:rStyle w:val="Refdecomentrio"/>
        </w:rPr>
        <w:annotationRef/>
      </w:r>
      <w:r w:rsidR="00762C0A">
        <w:rPr>
          <w:color w:val="242424"/>
          <w:highlight w:val="white"/>
        </w:rPr>
        <w:t xml:space="preserve">Reconhecer os riscos no compartilhamento de dados. </w:t>
      </w:r>
    </w:p>
  </w:comment>
  <w:comment w:initials="ES" w:author="Evelyn Souza" w:date="2025-08-19T11:14:00Z" w:id="17">
    <w:p w:rsidR="006E6C28" w:rsidP="006E6C28" w:rsidRDefault="006E6C28" w14:paraId="5EB72C10" w14:textId="1B0858CC">
      <w:pPr>
        <w:pStyle w:val="Textodecomentrio"/>
      </w:pPr>
      <w:r>
        <w:rPr>
          <w:rStyle w:val="Refdecomentrio"/>
        </w:rPr>
        <w:annotationRef/>
      </w:r>
      <w:r>
        <w:rPr>
          <w:color w:val="242424"/>
          <w:highlight w:val="white"/>
        </w:rPr>
        <w:t xml:space="preserve">Compreender a importância de proteger dados em ambientes digitais. </w:t>
      </w:r>
    </w:p>
  </w:comment>
  <w:comment w:initials="ES" w:author="Evelyn Souza" w:date="2025-08-19T11:15:00Z" w:id="18">
    <w:p w:rsidR="006E6C28" w:rsidP="006E6C28" w:rsidRDefault="006E6C28" w14:paraId="3422538E" w14:textId="77777777">
      <w:pPr>
        <w:pStyle w:val="Textodecomentrio"/>
      </w:pPr>
      <w:r>
        <w:rPr>
          <w:rStyle w:val="Refdecomentrio"/>
        </w:rPr>
        <w:annotationRef/>
      </w:r>
      <w:r>
        <w:rPr>
          <w:color w:val="242424"/>
          <w:highlight w:val="white"/>
        </w:rPr>
        <w:t xml:space="preserve">Compreender o funcionamento dos algoritmos nas redes sociais. </w:t>
      </w:r>
    </w:p>
  </w:comment>
  <w:comment w:initials="AT" w:author="Andreia Tocantins" w:date="2025-09-09T10:40:00Z" w:id="19">
    <w:p w:rsidR="00AB57B3" w:rsidRDefault="00B735F4" w14:paraId="0B6D5F6E" w14:textId="3CDA3402">
      <w:r>
        <w:annotationRef/>
      </w:r>
      <w:r w:rsidRPr="5930B67F">
        <w:t>Esse enunciado ficou muito bom! tá muito amarradinho!</w:t>
      </w:r>
    </w:p>
  </w:comment>
  <w:comment w:initials="AT" w:author="Andreia Tocantins" w:date="2025-09-09T10:43:00Z" w:id="20">
    <w:p w:rsidR="00AB57B3" w:rsidRDefault="00B735F4" w14:paraId="7C36CBF4" w14:textId="2EFDDF3F">
      <w:r>
        <w:annotationRef/>
      </w:r>
      <w:r w:rsidRPr="11A32F98">
        <w:t>Os feedbacks estão fora do padrão que fazemos!</w:t>
      </w:r>
    </w:p>
  </w:comment>
  <w:comment w:initials="ES" w:author="Evelyn Souza" w:date="2025-08-19T11:15:00Z" w:id="21">
    <w:p w:rsidR="006E6C28" w:rsidP="006E6C28" w:rsidRDefault="006E6C28" w14:paraId="23EC3E16" w14:textId="77777777">
      <w:pPr>
        <w:pStyle w:val="Textodecomentrio"/>
      </w:pPr>
      <w:r>
        <w:rPr>
          <w:rStyle w:val="Refdecomentrio"/>
        </w:rPr>
        <w:annotationRef/>
      </w:r>
      <w:r>
        <w:rPr>
          <w:color w:val="242424"/>
          <w:highlight w:val="white"/>
        </w:rPr>
        <w:t xml:space="preserve">Analisar como os dados comportamentais influenciam a personalização do conteúdo exibido. </w:t>
      </w:r>
    </w:p>
  </w:comment>
  <w:comment w:initials="AT" w:author="Andreia Tocantins" w:date="2025-09-09T10:45:00Z" w:id="22">
    <w:p w:rsidR="00AB57B3" w:rsidRDefault="00B735F4" w14:paraId="76566984" w14:textId="64796BC5">
      <w:r>
        <w:annotationRef/>
      </w:r>
      <w:r w:rsidRPr="2B75DBB8">
        <w:t>Feedback fora dos padrões.</w:t>
      </w:r>
    </w:p>
  </w:comment>
  <w:comment w:initials="ES" w:author="Evelyn Souza" w:date="2025-08-19T11:15:00Z" w:id="23">
    <w:p w:rsidR="006E6C28" w:rsidP="006E6C28" w:rsidRDefault="006E6C28" w14:paraId="3916A11E" w14:textId="77777777">
      <w:pPr>
        <w:pStyle w:val="Textodecomentrio"/>
      </w:pPr>
      <w:r>
        <w:rPr>
          <w:rStyle w:val="Refdecomentrio"/>
        </w:rPr>
        <w:annotationRef/>
      </w:r>
      <w:r>
        <w:rPr>
          <w:color w:val="242424"/>
          <w:highlight w:val="white"/>
        </w:rPr>
        <w:t xml:space="preserve">Compreender o impacto dos algoritmos na experiência do usuário nas redes sociais. </w:t>
      </w:r>
    </w:p>
  </w:comment>
  <w:comment w:initials="ES" w:author="Evelyn Souza" w:date="2025-08-19T11:16:00Z" w:id="24">
    <w:p w:rsidR="006E6C28" w:rsidP="006E6C28" w:rsidRDefault="006E6C28" w14:paraId="342FCE8C" w14:textId="77777777">
      <w:pPr>
        <w:pStyle w:val="Textodecomentrio"/>
      </w:pPr>
      <w:r>
        <w:rPr>
          <w:rStyle w:val="Refdecomentrio"/>
        </w:rPr>
        <w:annotationRef/>
      </w:r>
      <w:r>
        <w:rPr>
          <w:color w:val="242424"/>
          <w:highlight w:val="white"/>
        </w:rPr>
        <w:t xml:space="preserve">Analisar os termos de uso das plataformas digitais e redes sociais. </w:t>
      </w:r>
    </w:p>
  </w:comment>
  <w:comment w:initials="ES" w:author="Evelyn Souza" w:date="2025-08-19T11:16:00Z" w:id="25">
    <w:p w:rsidR="006E6C28" w:rsidP="006E6C28" w:rsidRDefault="006E6C28" w14:paraId="291391C0" w14:textId="77777777">
      <w:pPr>
        <w:pStyle w:val="Textodecomentrio"/>
      </w:pPr>
      <w:r>
        <w:rPr>
          <w:rStyle w:val="Refdecomentrio"/>
        </w:rPr>
        <w:annotationRef/>
      </w:r>
      <w:r>
        <w:rPr>
          <w:color w:val="242424"/>
          <w:highlight w:val="white"/>
        </w:rPr>
        <w:t xml:space="preserve">Compreender os direitos e deveres do usuário nos termos de uso. </w:t>
      </w:r>
    </w:p>
  </w:comment>
  <w:comment w:initials="AT" w:author="Andreia Tocantins" w:date="2025-09-09T11:05:00Z" w:id="26">
    <w:p w:rsidR="00AB57B3" w:rsidRDefault="00B735F4" w14:paraId="7ECFBE07" w14:textId="34C62054">
      <w:r>
        <w:annotationRef/>
      </w:r>
      <w:r w:rsidRPr="126061C2">
        <w:t>Feedback fora do padrão</w:t>
      </w:r>
    </w:p>
  </w:comment>
  <w:comment w:initials="ES" w:author="Evelyn Souza" w:date="2025-08-19T11:16:00Z" w:id="27">
    <w:p w:rsidR="006E6C28" w:rsidP="006E6C28" w:rsidRDefault="006E6C28" w14:paraId="6ECB31C3" w14:textId="77777777">
      <w:pPr>
        <w:pStyle w:val="Textodecomentrio"/>
      </w:pPr>
      <w:r>
        <w:rPr>
          <w:rStyle w:val="Refdecomentrio"/>
        </w:rPr>
        <w:annotationRef/>
      </w:r>
      <w:r>
        <w:rPr>
          <w:color w:val="242424"/>
          <w:highlight w:val="white"/>
        </w:rPr>
        <w:t xml:space="preserve">Avaliar as consequências de aceitar termos de uso sem a devida leitura. </w:t>
      </w:r>
    </w:p>
  </w:comment>
  <w:comment w:initials="ES" w:author="Evelyn Souza" w:date="2025-08-19T11:17:00Z" w:id="28">
    <w:p w:rsidR="006E6C28" w:rsidP="006E6C28" w:rsidRDefault="006E6C28" w14:paraId="0440FCD4" w14:textId="77777777">
      <w:pPr>
        <w:pStyle w:val="Textodecomentrio"/>
      </w:pPr>
      <w:r>
        <w:rPr>
          <w:rStyle w:val="Refdecomentrio"/>
        </w:rPr>
        <w:annotationRef/>
      </w:r>
      <w:r>
        <w:rPr>
          <w:color w:val="242424"/>
          <w:highlight w:val="white"/>
        </w:rPr>
        <w:t xml:space="preserve">Identificar cláusulas nos termos de uso que envolvem dados pessoais e uso comercial de conteúdo. </w:t>
      </w:r>
    </w:p>
  </w:comment>
  <w:comment w:initials="AT" w:author="Andreia Tocantins" w:date="2025-09-09T11:13:00Z" w:id="29">
    <w:p w:rsidR="00AB57B3" w:rsidRDefault="00B735F4" w14:paraId="2ABE760E" w14:textId="43172E08">
      <w:r>
        <w:annotationRef/>
      </w:r>
      <w:r w:rsidRPr="09E2C1B7">
        <w:t xml:space="preserve">Esse aqui eu sugeri uma mudança textual, pois ela era a única que começava diferente, o que deixa ela mais atrativa. </w:t>
      </w:r>
    </w:p>
  </w:comment>
  <w:comment w:initials="AT" w:author="Andreia Tocantins" w:date="2025-09-09T11:13:00Z" w:id="30">
    <w:p w:rsidR="00AB57B3" w:rsidRDefault="00B735F4" w14:paraId="12147B67" w14:textId="642EB559">
      <w:r>
        <w:annotationRef/>
      </w:r>
      <w:r w:rsidRPr="7D91D5C3">
        <w:t>Feedback fora dos padrões</w:t>
      </w:r>
    </w:p>
  </w:comment>
  <w:comment w:initials="ES" w:author="Evelyn Souza" w:date="2025-08-19T11:17:00Z" w:id="31">
    <w:p w:rsidR="006E6C28" w:rsidP="006E6C28" w:rsidRDefault="006E6C28" w14:paraId="4C301593" w14:textId="77777777">
      <w:pPr>
        <w:pStyle w:val="Textodecomentrio"/>
      </w:pPr>
      <w:r>
        <w:rPr>
          <w:rStyle w:val="Refdecomentrio"/>
        </w:rPr>
        <w:annotationRef/>
      </w:r>
      <w:r>
        <w:rPr>
          <w:color w:val="242424"/>
          <w:highlight w:val="white"/>
        </w:rPr>
        <w:t>Discutir os direitos do usuário e as consequências de compartilhar dados pessoais.</w:t>
      </w:r>
      <w:r>
        <w:t xml:space="preserve"> </w:t>
      </w:r>
    </w:p>
  </w:comment>
  <w:comment w:initials="AT" w:author="Andreia Tocantins" w:date="2025-09-09T11:16:00Z" w:id="32">
    <w:p w:rsidR="00AB57B3" w:rsidRDefault="00B735F4" w14:paraId="77B32EC7" w14:textId="5C9B0368">
      <w:r>
        <w:annotationRef/>
      </w:r>
      <w:r w:rsidRPr="40411C14">
        <w:t>Fora do padrão</w:t>
      </w:r>
    </w:p>
  </w:comment>
  <w:comment w:initials="ES" w:author="Evelyn Souza" w:date="2025-08-19T11:17:00Z" w:id="33">
    <w:p w:rsidR="006E6C28" w:rsidP="006E6C28" w:rsidRDefault="006E6C28" w14:paraId="6BB889F5" w14:textId="77777777">
      <w:pPr>
        <w:pStyle w:val="Textodecomentrio"/>
      </w:pPr>
      <w:r>
        <w:rPr>
          <w:rStyle w:val="Refdecomentrio"/>
        </w:rPr>
        <w:annotationRef/>
      </w:r>
      <w:r>
        <w:rPr>
          <w:color w:val="242424"/>
          <w:highlight w:val="white"/>
        </w:rPr>
        <w:t>Refletir sobre os riscos associados à aceitação de termos sem entender as implicações</w:t>
      </w:r>
      <w:r>
        <w:t xml:space="preserve"> </w:t>
      </w:r>
    </w:p>
  </w:comment>
  <w:comment w:initials="ES" w:author="Evelyn Souza" w:date="2025-08-19T11:17:00Z" w:id="34">
    <w:p w:rsidR="006E6C28" w:rsidP="006E6C28" w:rsidRDefault="006E6C28" w14:paraId="219168E0" w14:textId="77777777">
      <w:pPr>
        <w:pStyle w:val="Textodecomentrio"/>
      </w:pPr>
      <w:r>
        <w:rPr>
          <w:rStyle w:val="Refdecomentrio"/>
        </w:rPr>
        <w:annotationRef/>
      </w:r>
      <w:r>
        <w:rPr>
          <w:color w:val="242424"/>
          <w:highlight w:val="white"/>
        </w:rPr>
        <w:t>Identificar práticas seguras para criar senhas fortes.</w:t>
      </w:r>
      <w:r>
        <w:t xml:space="preserve"> </w:t>
      </w:r>
    </w:p>
  </w:comment>
  <w:comment w:initials="AT" w:author="Andreia Tocantins" w:date="2025-09-09T11:23:00Z" w:id="41">
    <w:p w:rsidR="00AB57B3" w:rsidRDefault="00B735F4" w14:paraId="4D34C95D" w14:textId="43F6F9F8">
      <w:r>
        <w:annotationRef/>
      </w:r>
      <w:r w:rsidRPr="2464DFAA">
        <w:t>O caso da primeira afirmação é diferente dessa, pois, embora seja mais fácil de lembrar, aqui afirma que também é uma prática segura, retirando a ambiguidade.</w:t>
      </w:r>
    </w:p>
  </w:comment>
  <w:comment w:initials="ES" w:author="Evelyn Souza" w:date="2025-08-19T11:17:00Z" w:id="42">
    <w:p w:rsidR="006E6C28" w:rsidP="006E6C28" w:rsidRDefault="006E6C28" w14:paraId="6271305D" w14:textId="77777777">
      <w:pPr>
        <w:pStyle w:val="Textodecomentrio"/>
      </w:pPr>
      <w:r>
        <w:rPr>
          <w:rStyle w:val="Refdecomentrio"/>
        </w:rPr>
        <w:annotationRef/>
      </w:r>
      <w:r>
        <w:rPr>
          <w:color w:val="242424"/>
          <w:highlight w:val="white"/>
        </w:rPr>
        <w:t>Criar senhas seguras e adotar boas práticas de segurança digital</w:t>
      </w:r>
      <w:r>
        <w:t xml:space="preserve"> </w:t>
      </w:r>
    </w:p>
  </w:comment>
  <w:comment w:initials="AT" w:author="Andreia Tocantins" w:date="2025-09-09T11:27:00Z" w:id="45">
    <w:p w:rsidR="00AB57B3" w:rsidRDefault="00B735F4" w14:paraId="6898B7E9" w14:textId="677A2B71">
      <w:r>
        <w:annotationRef/>
      </w:r>
      <w:r w:rsidRPr="67D56181">
        <w:t>B e D, a meu ver, contradizem e podem ser facilmente excluídas. Eu reescreveria elas.</w:t>
      </w:r>
    </w:p>
  </w:comment>
  <w:comment w:initials="ES" w:author="Evelyn Souza" w:date="2025-08-19T11:18:00Z" w:id="53">
    <w:p w:rsidR="006E6C28" w:rsidP="006E6C28" w:rsidRDefault="006E6C28" w14:paraId="2B595B91" w14:textId="77777777">
      <w:pPr>
        <w:pStyle w:val="Textodecomentrio"/>
      </w:pPr>
      <w:r>
        <w:rPr>
          <w:rStyle w:val="Refdecomentrio"/>
        </w:rPr>
        <w:annotationRef/>
      </w:r>
      <w:r>
        <w:rPr>
          <w:color w:val="242424"/>
          <w:highlight w:val="white"/>
        </w:rPr>
        <w:t>Aplicar boas práticas de segurança para proteger informações pessoais online.</w:t>
      </w:r>
      <w:r>
        <w:t xml:space="preserve"> </w:t>
      </w:r>
    </w:p>
  </w:comment>
  <w:comment w:initials="ES" w:author="Evelyn Souza" w:date="2025-08-19T11:18:00Z" w:id="54">
    <w:p w:rsidR="006E6C28" w:rsidP="006E6C28" w:rsidRDefault="006E6C28" w14:paraId="1E1AA637" w14:textId="77777777">
      <w:pPr>
        <w:pStyle w:val="Textodecomentrio"/>
      </w:pPr>
      <w:r>
        <w:rPr>
          <w:rStyle w:val="Refdecomentrio"/>
        </w:rPr>
        <w:annotationRef/>
      </w:r>
      <w:r>
        <w:rPr>
          <w:color w:val="242424"/>
          <w:highlight w:val="white"/>
        </w:rPr>
        <w:t xml:space="preserve">Criação de materiais informativos sobre segurança digital. </w:t>
      </w:r>
    </w:p>
  </w:comment>
  <w:comment w:initials="ES" w:author="Evelyn Souza" w:date="2025-08-19T11:18:00Z" w:id="55">
    <w:p w:rsidR="006E6C28" w:rsidP="006E6C28" w:rsidRDefault="006E6C28" w14:paraId="7F674BF7" w14:textId="77777777">
      <w:pPr>
        <w:pStyle w:val="Textodecomentrio"/>
      </w:pPr>
      <w:r>
        <w:rPr>
          <w:rStyle w:val="Refdecomentrio"/>
        </w:rPr>
        <w:annotationRef/>
      </w:r>
      <w:r>
        <w:rPr>
          <w:color w:val="242424"/>
          <w:highlight w:val="white"/>
        </w:rPr>
        <w:t>Refletir sobre os aprendizados da unidade e sua aplicação no comportamento online.</w:t>
      </w:r>
      <w:r>
        <w:t xml:space="preserve"> </w:t>
      </w:r>
    </w:p>
  </w:comment>
  <w:comment w:initials="ES" w:author="Evelyn Souza" w:date="2025-08-19T11:18:00Z" w:id="56">
    <w:p w:rsidR="006E6C28" w:rsidP="006E6C28" w:rsidRDefault="006E6C28" w14:paraId="38DA4794" w14:textId="77777777">
      <w:pPr>
        <w:pStyle w:val="Textodecomentrio"/>
      </w:pPr>
      <w:r>
        <w:rPr>
          <w:rStyle w:val="Refdecomentrio"/>
        </w:rPr>
        <w:annotationRef/>
      </w:r>
      <w:r>
        <w:rPr>
          <w:color w:val="242424"/>
          <w:highlight w:val="white"/>
        </w:rPr>
        <w:t xml:space="preserve">Explicação sobre temas de educação midiática. </w:t>
      </w:r>
    </w:p>
  </w:comment>
  <w:comment xmlns:w="http://schemas.openxmlformats.org/wordprocessingml/2006/main" w:initials="AT" w:author="Andreia Tocantins" w:date="2025-09-11T11:03:04" w:id="2017991661">
    <w:p xmlns:w14="http://schemas.microsoft.com/office/word/2010/wordml" xmlns:w="http://schemas.openxmlformats.org/wordprocessingml/2006/main" w:rsidR="4C45FED0" w:rsidRDefault="5C7CA5B7" w14:paraId="749C6EAF" w14:textId="0121C7A5">
      <w:pPr>
        <w:pStyle w:val="CommentText"/>
      </w:pPr>
      <w:r>
        <w:rPr>
          <w:rStyle w:val="CommentReference"/>
        </w:rPr>
        <w:annotationRef/>
      </w:r>
      <w:r w:rsidRPr="7F8D8BA0" w:rsidR="787B41E6">
        <w:t>Essa ficou boa demais!</w:t>
      </w:r>
    </w:p>
  </w:comment>
</w:comments>
</file>

<file path=word/commentsExtended.xml><?xml version="1.0" encoding="utf-8"?>
<w15:commentsEx xmlns:mc="http://schemas.openxmlformats.org/markup-compatibility/2006" xmlns:w15="http://schemas.microsoft.com/office/word/2012/wordml" mc:Ignorable="w15">
  <w15:commentEx w15:done="1" w15:paraId="2A5638E8"/>
  <w15:commentEx w15:done="1" w15:paraId="674DBC85"/>
  <w15:commentEx w15:done="1" w15:paraId="48D1DAB2"/>
  <w15:commentEx w15:done="1" w15:paraId="35BFC445"/>
  <w15:commentEx w15:done="1" w15:paraId="7C541756"/>
  <w15:commentEx w15:done="1" w15:paraId="00958C31" w15:paraIdParent="7C541756"/>
  <w15:commentEx w15:done="1" w15:paraId="18D94A3C"/>
  <w15:commentEx w15:done="1" w15:paraId="04E9A16F"/>
  <w15:commentEx w15:done="1" w15:paraId="072921E5"/>
  <w15:commentEx w15:done="1" w15:paraId="3F23F222" w15:paraIdParent="072921E5"/>
  <w15:commentEx w15:done="1" w15:paraId="630197FE"/>
  <w15:commentEx w15:done="1" w15:paraId="4F30CDF4"/>
  <w15:commentEx w15:done="1" w15:paraId="1E59EBF3"/>
  <w15:commentEx w15:done="1" w15:paraId="7ABD88BD"/>
  <w15:commentEx w15:done="1" w15:paraId="5433B518"/>
  <w15:commentEx w15:done="1" w15:paraId="5EB72C10"/>
  <w15:commentEx w15:done="1" w15:paraId="3422538E"/>
  <w15:commentEx w15:done="1" w15:paraId="0B6D5F6E"/>
  <w15:commentEx w15:done="1" w15:paraId="7C36CBF4"/>
  <w15:commentEx w15:done="1" w15:paraId="23EC3E16"/>
  <w15:commentEx w15:done="1" w15:paraId="76566984"/>
  <w15:commentEx w15:done="1" w15:paraId="3916A11E"/>
  <w15:commentEx w15:done="1" w15:paraId="342FCE8C"/>
  <w15:commentEx w15:done="1" w15:paraId="291391C0"/>
  <w15:commentEx w15:done="1" w15:paraId="7ECFBE07"/>
  <w15:commentEx w15:done="1" w15:paraId="6ECB31C3"/>
  <w15:commentEx w15:done="1" w15:paraId="0440FCD4"/>
  <w15:commentEx w15:done="1" w15:paraId="2ABE760E"/>
  <w15:commentEx w15:done="1" w15:paraId="12147B67"/>
  <w15:commentEx w15:done="1" w15:paraId="4C301593"/>
  <w15:commentEx w15:done="1" w15:paraId="77B32EC7"/>
  <w15:commentEx w15:done="1" w15:paraId="6BB889F5"/>
  <w15:commentEx w15:done="1" w15:paraId="219168E0"/>
  <w15:commentEx w15:done="1" w15:paraId="4D34C95D"/>
  <w15:commentEx w15:done="1" w15:paraId="6271305D"/>
  <w15:commentEx w15:done="1" w15:paraId="6898B7E9"/>
  <w15:commentEx w15:done="1" w15:paraId="2B595B91"/>
  <w15:commentEx w15:done="1" w15:paraId="1E1AA637"/>
  <w15:commentEx w15:done="1" w15:paraId="7F674BF7"/>
  <w15:commentEx w15:done="1" w15:paraId="38DA4794"/>
  <w15:commentEx w15:done="1" w15:paraId="749C6EA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9ACB28" w16cex:dateUtc="2025-08-19T14:11:00Z"/>
  <w16cex:commentExtensible w16cex:durableId="089582FB" w16cex:dateUtc="2025-09-08T14:25:00Z">
    <w16cex:extLst>
      <w16:ext w16:uri="{CE6994B0-6A32-4C9F-8C6B-6E91EDA988CE}">
        <cr:reactions xmlns:cr="http://schemas.microsoft.com/office/comments/2020/reactions">
          <cr:reaction reactionType="1">
            <cr:reactionInfo dateUtc="2025-09-10T17:26:27Z">
              <cr:user userId="S::evelyn.souza@alura.com.br::0663387b-41c5-4b9e-abea-dd230c7a49cc" userProvider="AD" userName="Evelyn Souza"/>
            </cr:reactionInfo>
          </cr:reaction>
        </cr:reactions>
      </w16:ext>
    </w16cex:extLst>
  </w16cex:commentExtensible>
  <w16cex:commentExtensible w16cex:durableId="42092B11" w16cex:dateUtc="2025-08-19T14:11:00Z"/>
  <w16cex:commentExtensible w16cex:durableId="24063247" w16cex:dateUtc="2025-08-19T14:12:00Z"/>
  <w16cex:commentExtensible w16cex:durableId="1B0DBC83" w16cex:dateUtc="2025-09-09T11:56:00Z"/>
  <w16cex:commentExtensible w16cex:durableId="203D22ED" w16cex:dateUtc="2025-09-10T18:22:00Z"/>
  <w16cex:commentExtensible w16cex:durableId="10CC8E3D" w16cex:dateUtc="2025-08-19T14:12:00Z"/>
  <w16cex:commentExtensible w16cex:durableId="13FABA10" w16cex:dateUtc="2025-09-09T12:27:00Z"/>
  <w16cex:commentExtensible w16cex:durableId="526B39B9" w16cex:dateUtc="2025-09-09T12:26:00Z"/>
  <w16cex:commentExtensible w16cex:durableId="239C0B2D" w16cex:dateUtc="2025-09-10T18:53:00Z"/>
  <w16cex:commentExtensible w16cex:durableId="0B7A4E2A" w16cex:dateUtc="2025-08-19T14:13:00Z"/>
  <w16cex:commentExtensible w16cex:durableId="5A9DBE10" w16cex:dateUtc="2025-08-19T14:13:00Z"/>
  <w16cex:commentExtensible w16cex:durableId="70FC5AB6" w16cex:dateUtc="2025-08-19T14:14:00Z"/>
  <w16cex:commentExtensible w16cex:durableId="04FDE01D" w16cex:dateUtc="2025-09-01T11:57:00Z"/>
  <w16cex:commentExtensible w16cex:durableId="19D0D970" w16cex:dateUtc="2025-08-19T14:14:00Z"/>
  <w16cex:commentExtensible w16cex:durableId="17920E5C" w16cex:dateUtc="2025-08-19T14:14:00Z"/>
  <w16cex:commentExtensible w16cex:durableId="5AE64932" w16cex:dateUtc="2025-08-19T14:15:00Z"/>
  <w16cex:commentExtensible w16cex:durableId="6DC9E3A1" w16cex:dateUtc="2025-09-09T13:40:00Z"/>
  <w16cex:commentExtensible w16cex:durableId="26386B70" w16cex:dateUtc="2025-09-09T13:43:00Z"/>
  <w16cex:commentExtensible w16cex:durableId="546FB783" w16cex:dateUtc="2025-08-19T14:15:00Z"/>
  <w16cex:commentExtensible w16cex:durableId="069FA1AF" w16cex:dateUtc="2025-09-09T13:45:00Z"/>
  <w16cex:commentExtensible w16cex:durableId="01AA0A82" w16cex:dateUtc="2025-08-19T14:15:00Z"/>
  <w16cex:commentExtensible w16cex:durableId="61F32083" w16cex:dateUtc="2025-08-19T14:16:00Z"/>
  <w16cex:commentExtensible w16cex:durableId="0A5C1932" w16cex:dateUtc="2025-08-19T14:16:00Z"/>
  <w16cex:commentExtensible w16cex:durableId="0C027150" w16cex:dateUtc="2025-09-09T14:05:00Z"/>
  <w16cex:commentExtensible w16cex:durableId="10BD1CE7" w16cex:dateUtc="2025-08-19T14:16:00Z"/>
  <w16cex:commentExtensible w16cex:durableId="0E16FA66" w16cex:dateUtc="2025-08-19T14:17:00Z"/>
  <w16cex:commentExtensible w16cex:durableId="7877E757" w16cex:dateUtc="2025-09-09T14:13:00Z"/>
  <w16cex:commentExtensible w16cex:durableId="0E577150" w16cex:dateUtc="2025-09-09T14:13:00Z"/>
  <w16cex:commentExtensible w16cex:durableId="3D306E2A" w16cex:dateUtc="2025-08-19T14:17:00Z"/>
  <w16cex:commentExtensible w16cex:durableId="3E0C4131" w16cex:dateUtc="2025-09-09T14:16:00Z"/>
  <w16cex:commentExtensible w16cex:durableId="7F898EC5" w16cex:dateUtc="2025-08-19T14:17:00Z"/>
  <w16cex:commentExtensible w16cex:durableId="2B1D1627" w16cex:dateUtc="2025-08-19T14:17:00Z"/>
  <w16cex:commentExtensible w16cex:durableId="29F15A09" w16cex:dateUtc="2025-09-09T14:23:00Z"/>
  <w16cex:commentExtensible w16cex:durableId="1A6091C3" w16cex:dateUtc="2025-08-19T14:17:00Z"/>
  <w16cex:commentExtensible w16cex:durableId="4FE0FF48" w16cex:dateUtc="2025-09-09T14:27:00Z"/>
  <w16cex:commentExtensible w16cex:durableId="01DB85DA" w16cex:dateUtc="2025-08-19T14:18:00Z"/>
  <w16cex:commentExtensible w16cex:durableId="2D8DB876" w16cex:dateUtc="2025-08-19T14:18:00Z"/>
  <w16cex:commentExtensible w16cex:durableId="03572255" w16cex:dateUtc="2025-08-19T14:18:00Z"/>
  <w16cex:commentExtensible w16cex:durableId="7F70965A" w16cex:dateUtc="2025-08-19T14:18:00Z"/>
  <w16cex:commentExtensible w16cex:durableId="5B793F68" w16cex:dateUtc="2025-09-11T14:03:04.849Z"/>
</w16cex:commentsExtensible>
</file>

<file path=word/commentsIds.xml><?xml version="1.0" encoding="utf-8"?>
<w16cid:commentsIds xmlns:mc="http://schemas.openxmlformats.org/markup-compatibility/2006" xmlns:w16cid="http://schemas.microsoft.com/office/word/2016/wordml/cid" mc:Ignorable="w16cid">
  <w16cid:commentId w16cid:paraId="2A5638E8" w16cid:durableId="629ACB28"/>
  <w16cid:commentId w16cid:paraId="674DBC85" w16cid:durableId="089582FB"/>
  <w16cid:commentId w16cid:paraId="48D1DAB2" w16cid:durableId="42092B11"/>
  <w16cid:commentId w16cid:paraId="35BFC445" w16cid:durableId="24063247"/>
  <w16cid:commentId w16cid:paraId="7C541756" w16cid:durableId="1B0DBC83"/>
  <w16cid:commentId w16cid:paraId="00958C31" w16cid:durableId="203D22ED"/>
  <w16cid:commentId w16cid:paraId="18D94A3C" w16cid:durableId="10CC8E3D"/>
  <w16cid:commentId w16cid:paraId="04E9A16F" w16cid:durableId="13FABA10"/>
  <w16cid:commentId w16cid:paraId="072921E5" w16cid:durableId="526B39B9"/>
  <w16cid:commentId w16cid:paraId="3F23F222" w16cid:durableId="239C0B2D"/>
  <w16cid:commentId w16cid:paraId="630197FE" w16cid:durableId="0B7A4E2A"/>
  <w16cid:commentId w16cid:paraId="4F30CDF4" w16cid:durableId="5A9DBE10"/>
  <w16cid:commentId w16cid:paraId="1E59EBF3" w16cid:durableId="70FC5AB6"/>
  <w16cid:commentId w16cid:paraId="7ABD88BD" w16cid:durableId="04FDE01D"/>
  <w16cid:commentId w16cid:paraId="5433B518" w16cid:durableId="19D0D970"/>
  <w16cid:commentId w16cid:paraId="5EB72C10" w16cid:durableId="17920E5C"/>
  <w16cid:commentId w16cid:paraId="3422538E" w16cid:durableId="5AE64932"/>
  <w16cid:commentId w16cid:paraId="0B6D5F6E" w16cid:durableId="6DC9E3A1"/>
  <w16cid:commentId w16cid:paraId="7C36CBF4" w16cid:durableId="26386B70"/>
  <w16cid:commentId w16cid:paraId="23EC3E16" w16cid:durableId="546FB783"/>
  <w16cid:commentId w16cid:paraId="76566984" w16cid:durableId="069FA1AF"/>
  <w16cid:commentId w16cid:paraId="3916A11E" w16cid:durableId="01AA0A82"/>
  <w16cid:commentId w16cid:paraId="342FCE8C" w16cid:durableId="61F32083"/>
  <w16cid:commentId w16cid:paraId="291391C0" w16cid:durableId="0A5C1932"/>
  <w16cid:commentId w16cid:paraId="7ECFBE07" w16cid:durableId="0C027150"/>
  <w16cid:commentId w16cid:paraId="6ECB31C3" w16cid:durableId="10BD1CE7"/>
  <w16cid:commentId w16cid:paraId="0440FCD4" w16cid:durableId="0E16FA66"/>
  <w16cid:commentId w16cid:paraId="2ABE760E" w16cid:durableId="7877E757"/>
  <w16cid:commentId w16cid:paraId="12147B67" w16cid:durableId="0E577150"/>
  <w16cid:commentId w16cid:paraId="4C301593" w16cid:durableId="3D306E2A"/>
  <w16cid:commentId w16cid:paraId="77B32EC7" w16cid:durableId="3E0C4131"/>
  <w16cid:commentId w16cid:paraId="6BB889F5" w16cid:durableId="7F898EC5"/>
  <w16cid:commentId w16cid:paraId="219168E0" w16cid:durableId="2B1D1627"/>
  <w16cid:commentId w16cid:paraId="4D34C95D" w16cid:durableId="29F15A09"/>
  <w16cid:commentId w16cid:paraId="6271305D" w16cid:durableId="1A6091C3"/>
  <w16cid:commentId w16cid:paraId="6898B7E9" w16cid:durableId="4FE0FF48"/>
  <w16cid:commentId w16cid:paraId="2B595B91" w16cid:durableId="01DB85DA"/>
  <w16cid:commentId w16cid:paraId="1E1AA637" w16cid:durableId="2D8DB876"/>
  <w16cid:commentId w16cid:paraId="7F674BF7" w16cid:durableId="03572255"/>
  <w16cid:commentId w16cid:paraId="38DA4794" w16cid:durableId="7F70965A"/>
  <w16cid:commentId w16cid:paraId="749C6EAF" w16cid:durableId="5B793F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45C0" w:rsidRDefault="000445C0" w14:paraId="48E620E7" w14:textId="77777777">
      <w:pPr>
        <w:spacing w:after="0" w:line="240" w:lineRule="auto"/>
      </w:pPr>
      <w:r>
        <w:separator/>
      </w:r>
    </w:p>
  </w:endnote>
  <w:endnote w:type="continuationSeparator" w:id="0">
    <w:p w:rsidR="000445C0" w:rsidRDefault="000445C0" w14:paraId="09F3D88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dugi">
    <w:panose1 w:val="020B0502040204020203"/>
    <w:charset w:val="00"/>
    <w:family w:val="swiss"/>
    <w:pitch w:val="variable"/>
    <w:sig w:usb0="80000003" w:usb1="02000000" w:usb2="00003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sdt>
    <w:sdtPr>
      <w:id w:val="593674268"/>
      <w:docPartObj>
        <w:docPartGallery w:val="Page Numbers (Bottom of Page)"/>
        <w:docPartUnique/>
      </w:docPartObj>
    </w:sdtPr>
    <w:sdtEndPr/>
    <w:sdtContent>
      <w:p w:rsidRPr="00430BDC" w:rsidR="00430BDC" w:rsidP="004F7344" w:rsidRDefault="004F7344" w14:paraId="69D20B8D" w14:textId="6A290696">
        <w:pPr>
          <w:pStyle w:val="Rodap"/>
        </w:pPr>
        <w:r>
          <w:rPr>
            <w:noProof/>
          </w:rPr>
          <mc:AlternateContent>
            <mc:Choice Requires="wps">
              <w:drawing>
                <wp:anchor distT="0" distB="0" distL="114300" distR="114300" simplePos="0" relativeHeight="251658241" behindDoc="0" locked="0" layoutInCell="1" allowOverlap="1" wp14:anchorId="7A39109D" wp14:editId="5120CE8B">
                  <wp:simplePos x="0" y="0"/>
                  <wp:positionH relativeFrom="rightMargin">
                    <wp:posOffset>90805</wp:posOffset>
                  </wp:positionH>
                  <wp:positionV relativeFrom="bottomMargin">
                    <wp:posOffset>80645</wp:posOffset>
                  </wp:positionV>
                  <wp:extent cx="561975" cy="561975"/>
                  <wp:effectExtent l="9525" t="9525" r="9525" b="9525"/>
                  <wp:wrapNone/>
                  <wp:docPr id="867804343" name="Elips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rsidR="00430BDC" w:rsidRDefault="004F7344" w14:paraId="7A3F4028" w14:textId="11806B8B">
                              <w:pPr>
                                <w:pStyle w:val="Rodap"/>
                                <w:rPr>
                                  <w:color w:val="156082" w:themeColor="accent1"/>
                                </w:rPr>
                              </w:pPr>
                              <w:r>
                                <w:t xml:space="preserve">  </w:t>
                              </w:r>
                              <w:r w:rsidR="00430BDC">
                                <w:fldChar w:fldCharType="begin"/>
                              </w:r>
                              <w:r w:rsidR="00430BDC">
                                <w:instrText>PAGE  \* MERGEFORMAT</w:instrText>
                              </w:r>
                              <w:r w:rsidR="00430BDC">
                                <w:fldChar w:fldCharType="separate"/>
                              </w:r>
                              <w:r w:rsidR="00430BDC">
                                <w:rPr>
                                  <w:color w:val="156082" w:themeColor="accent1"/>
                                </w:rPr>
                                <w:t>2</w:t>
                              </w:r>
                              <w:r w:rsidR="00430BDC">
                                <w:rPr>
                                  <w:color w:val="156082" w:themeColor="accent1"/>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id="Elipse 2" style="position:absolute;margin-left:7.15pt;margin-top:6.35pt;width:44.25pt;height:44.25pt;rotation:180;flip:x;z-index:251658241;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middle" o:spid="_x0000_s1026" filled="f" fillcolor="#c0504d" strokecolor="#adc1d9" strokeweight="1pt" w14:anchorId="7A3910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">
                  <v:textbox inset=",0,,0">
                    <w:txbxContent>
                      <w:p w:rsidR="00430BDC" w:rsidRDefault="004F7344" w14:paraId="7A3F4028" w14:textId="11806B8B">
                        <w:pPr>
                          <w:pStyle w:val="Rodap"/>
                          <w:rPr>
                            <w:color w:val="156082" w:themeColor="accent1"/>
                          </w:rPr>
                        </w:pPr>
                        <w:r>
                          <w:t xml:space="preserve">  </w:t>
                        </w:r>
                        <w:r w:rsidR="00430BDC">
                          <w:fldChar w:fldCharType="begin"/>
                        </w:r>
                        <w:r w:rsidR="00430BDC">
                          <w:instrText>PAGE  \* MERGEFORMAT</w:instrText>
                        </w:r>
                        <w:r w:rsidR="00430BDC">
                          <w:fldChar w:fldCharType="separate"/>
                        </w:r>
                        <w:r w:rsidR="00430BDC">
                          <w:rPr>
                            <w:color w:val="156082" w:themeColor="accent1"/>
                          </w:rPr>
                          <w:t>2</w:t>
                        </w:r>
                        <w:r w:rsidR="00430BDC">
                          <w:rPr>
                            <w:color w:val="156082" w:themeColor="accent1"/>
                          </w:rPr>
                          <w:fldChar w:fldCharType="end"/>
                        </w:r>
                      </w:p>
                    </w:txbxContent>
                  </v:textbox>
                  <w10:wrap anchorx="margin" anchory="margin"/>
                </v:oval>
              </w:pict>
            </mc:Fallback>
          </mc:AlternateContent>
        </w:r>
        <w:r w:rsidR="00430BDC">
          <w:rPr>
            <w:noProof/>
          </w:rPr>
          <w:drawing>
            <wp:inline distT="0" distB="0" distL="0" distR="0" wp14:anchorId="6B969B8A" wp14:editId="72B5B63E">
              <wp:extent cx="766597" cy="716280"/>
              <wp:effectExtent l="0" t="0" r="0" b="7620"/>
              <wp:docPr id="976845915" name="Imagem 1"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0243" name="Imagem 1" descr="Forma&#10;&#10;O conteúdo gerado por IA pode estar incorre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597" cy="716280"/>
                      </a:xfrm>
                      <a:prstGeom prst="rect">
                        <a:avLst/>
                      </a:prstGeom>
                    </pic:spPr>
                  </pic:pic>
                </a:graphicData>
              </a:graphic>
            </wp:inline>
          </w:drawing>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45C0" w:rsidRDefault="000445C0" w14:paraId="1CA2F59C" w14:textId="77777777">
      <w:pPr>
        <w:spacing w:after="0" w:line="240" w:lineRule="auto"/>
      </w:pPr>
      <w:r>
        <w:separator/>
      </w:r>
    </w:p>
  </w:footnote>
  <w:footnote w:type="continuationSeparator" w:id="0">
    <w:p w:rsidR="000445C0" w:rsidRDefault="000445C0" w14:paraId="6B435E9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30BDC" w:rsidP="00430BDC" w:rsidRDefault="00430BDC" w14:paraId="1E5F965D" w14:textId="7E6C10FD">
    <w:pPr>
      <w:pStyle w:val="Cabealho"/>
      <w:jc w:val="right"/>
    </w:pPr>
    <w:r w:rsidRPr="00430BDC">
      <w:rPr>
        <w:rFonts w:ascii="Aptos" w:hAnsi="Aptos" w:eastAsia="Aptos" w:cs="Aptos"/>
        <w:b/>
        <w:bCs/>
        <w:noProof/>
        <w:color w:val="4DBFEA"/>
        <w:sz w:val="28"/>
        <w:szCs w:val="28"/>
      </w:rPr>
      <w:drawing>
        <wp:anchor distT="0" distB="0" distL="114300" distR="114300" simplePos="0" relativeHeight="251658240" behindDoc="0" locked="0" layoutInCell="1" allowOverlap="1" wp14:anchorId="11A36381" wp14:editId="041ECFC6">
          <wp:simplePos x="0" y="0"/>
          <wp:positionH relativeFrom="page">
            <wp:posOffset>-60960</wp:posOffset>
          </wp:positionH>
          <wp:positionV relativeFrom="paragraph">
            <wp:posOffset>-624840</wp:posOffset>
          </wp:positionV>
          <wp:extent cx="7635240" cy="599440"/>
          <wp:effectExtent l="0" t="0" r="3810" b="0"/>
          <wp:wrapThrough wrapText="bothSides">
            <wp:wrapPolygon edited="0">
              <wp:start x="0" y="0"/>
              <wp:lineTo x="0" y="20593"/>
              <wp:lineTo x="21557" y="20593"/>
              <wp:lineTo x="21557" y="0"/>
              <wp:lineTo x="0" y="0"/>
            </wp:wrapPolygon>
          </wp:wrapThrough>
          <wp:docPr id="3394402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40291" name=""/>
                  <pic:cNvPicPr/>
                </pic:nvPicPr>
                <pic:blipFill>
                  <a:blip r:embed="rId1">
                    <a:extLst>
                      <a:ext uri="{28A0092B-C50C-407E-A947-70E740481C1C}">
                        <a14:useLocalDpi xmlns:a14="http://schemas.microsoft.com/office/drawing/2010/main" val="0"/>
                      </a:ext>
                    </a:extLst>
                  </a:blip>
                  <a:stretch>
                    <a:fillRect/>
                  </a:stretch>
                </pic:blipFill>
                <pic:spPr>
                  <a:xfrm>
                    <a:off x="0" y="0"/>
                    <a:ext cx="7635240" cy="59944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BCFD6E1" wp14:editId="5268232E">
          <wp:extent cx="1132418" cy="620633"/>
          <wp:effectExtent l="0" t="0" r="0" b="0"/>
          <wp:docPr id="1608710700" name="Imagem 1608710700"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10700" name="Imagem 1608710700" descr="Logotipo, nome da empresa&#10;&#10;O conteúdo gerado por IA pode estar incorreto."/>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32418" cy="6206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67E2"/>
    <w:multiLevelType w:val="hybridMultilevel"/>
    <w:tmpl w:val="B2167A96"/>
    <w:lvl w:ilvl="0" w:tplc="29423BEC">
      <w:start w:val="1"/>
      <w:numFmt w:val="bullet"/>
      <w:lvlText w:val=""/>
      <w:lvlJc w:val="left"/>
      <w:pPr>
        <w:ind w:left="720" w:hanging="360"/>
      </w:pPr>
      <w:rPr>
        <w:rFonts w:hint="default" w:ascii="Symbol" w:hAnsi="Symbol"/>
      </w:rPr>
    </w:lvl>
    <w:lvl w:ilvl="1" w:tplc="2C842050">
      <w:start w:val="1"/>
      <w:numFmt w:val="bullet"/>
      <w:lvlText w:val="o"/>
      <w:lvlJc w:val="left"/>
      <w:pPr>
        <w:ind w:left="1440" w:hanging="360"/>
      </w:pPr>
      <w:rPr>
        <w:rFonts w:hint="default" w:ascii="Courier New" w:hAnsi="Courier New"/>
      </w:rPr>
    </w:lvl>
    <w:lvl w:ilvl="2" w:tplc="FEAC93E6">
      <w:start w:val="1"/>
      <w:numFmt w:val="bullet"/>
      <w:lvlText w:val=""/>
      <w:lvlJc w:val="left"/>
      <w:pPr>
        <w:ind w:left="2160" w:hanging="360"/>
      </w:pPr>
      <w:rPr>
        <w:rFonts w:hint="default" w:ascii="Wingdings" w:hAnsi="Wingdings"/>
      </w:rPr>
    </w:lvl>
    <w:lvl w:ilvl="3" w:tplc="8518837C">
      <w:start w:val="1"/>
      <w:numFmt w:val="bullet"/>
      <w:lvlText w:val=""/>
      <w:lvlJc w:val="left"/>
      <w:pPr>
        <w:ind w:left="2880" w:hanging="360"/>
      </w:pPr>
      <w:rPr>
        <w:rFonts w:hint="default" w:ascii="Symbol" w:hAnsi="Symbol"/>
      </w:rPr>
    </w:lvl>
    <w:lvl w:ilvl="4" w:tplc="C96CAECA">
      <w:start w:val="1"/>
      <w:numFmt w:val="bullet"/>
      <w:lvlText w:val="o"/>
      <w:lvlJc w:val="left"/>
      <w:pPr>
        <w:ind w:left="3600" w:hanging="360"/>
      </w:pPr>
      <w:rPr>
        <w:rFonts w:hint="default" w:ascii="Courier New" w:hAnsi="Courier New"/>
      </w:rPr>
    </w:lvl>
    <w:lvl w:ilvl="5" w:tplc="1C2E8D22">
      <w:start w:val="1"/>
      <w:numFmt w:val="bullet"/>
      <w:lvlText w:val=""/>
      <w:lvlJc w:val="left"/>
      <w:pPr>
        <w:ind w:left="4320" w:hanging="360"/>
      </w:pPr>
      <w:rPr>
        <w:rFonts w:hint="default" w:ascii="Wingdings" w:hAnsi="Wingdings"/>
      </w:rPr>
    </w:lvl>
    <w:lvl w:ilvl="6" w:tplc="DCD217B6">
      <w:start w:val="1"/>
      <w:numFmt w:val="bullet"/>
      <w:lvlText w:val=""/>
      <w:lvlJc w:val="left"/>
      <w:pPr>
        <w:ind w:left="5040" w:hanging="360"/>
      </w:pPr>
      <w:rPr>
        <w:rFonts w:hint="default" w:ascii="Symbol" w:hAnsi="Symbol"/>
      </w:rPr>
    </w:lvl>
    <w:lvl w:ilvl="7" w:tplc="04B4B87E">
      <w:start w:val="1"/>
      <w:numFmt w:val="bullet"/>
      <w:lvlText w:val="o"/>
      <w:lvlJc w:val="left"/>
      <w:pPr>
        <w:ind w:left="5760" w:hanging="360"/>
      </w:pPr>
      <w:rPr>
        <w:rFonts w:hint="default" w:ascii="Courier New" w:hAnsi="Courier New"/>
      </w:rPr>
    </w:lvl>
    <w:lvl w:ilvl="8" w:tplc="3496CB92">
      <w:start w:val="1"/>
      <w:numFmt w:val="bullet"/>
      <w:lvlText w:val=""/>
      <w:lvlJc w:val="left"/>
      <w:pPr>
        <w:ind w:left="6480" w:hanging="360"/>
      </w:pPr>
      <w:rPr>
        <w:rFonts w:hint="default" w:ascii="Wingdings" w:hAnsi="Wingdings"/>
      </w:rPr>
    </w:lvl>
  </w:abstractNum>
  <w:abstractNum w:abstractNumId="1" w15:restartNumberingAfterBreak="0">
    <w:nsid w:val="11BE662D"/>
    <w:multiLevelType w:val="multilevel"/>
    <w:tmpl w:val="2D4887F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 w15:restartNumberingAfterBreak="0">
    <w:nsid w:val="24230B50"/>
    <w:multiLevelType w:val="multilevel"/>
    <w:tmpl w:val="41F492F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 w15:restartNumberingAfterBreak="0">
    <w:nsid w:val="6E0911C5"/>
    <w:multiLevelType w:val="multilevel"/>
    <w:tmpl w:val="B196601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 w15:restartNumberingAfterBreak="0">
    <w:nsid w:val="6EDC3BB8"/>
    <w:multiLevelType w:val="multilevel"/>
    <w:tmpl w:val="86BC3E9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 w16cid:durableId="1570455472">
    <w:abstractNumId w:val="3"/>
  </w:num>
  <w:num w:numId="2" w16cid:durableId="979459695">
    <w:abstractNumId w:val="1"/>
  </w:num>
  <w:num w:numId="3" w16cid:durableId="512647180">
    <w:abstractNumId w:val="2"/>
  </w:num>
  <w:num w:numId="4" w16cid:durableId="399328178">
    <w:abstractNumId w:val="4"/>
  </w:num>
  <w:num w:numId="5" w16cid:durableId="402802041">
    <w:abstractNumId w:val="0"/>
  </w:num>
</w:numbering>
</file>

<file path=word/people.xml><?xml version="1.0" encoding="utf-8"?>
<w15:people xmlns:mc="http://schemas.openxmlformats.org/markup-compatibility/2006" xmlns:w15="http://schemas.microsoft.com/office/word/2012/wordml" mc:Ignorable="w15">
  <w15:person w15:author="Evelyn Souza">
    <w15:presenceInfo w15:providerId="AD" w15:userId="S::evelyn.souza@alura.com.br::0663387b-41c5-4b9e-abea-dd230c7a49cc"/>
  </w15:person>
  <w15:person w15:author="Andreia Tocantins">
    <w15:presenceInfo w15:providerId="AD" w15:userId="S::andreia.tocantins@alura.com.br::10530c33-a40a-4222-89b0-105741ba4e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7E8010"/>
    <w:rsid w:val="000008A7"/>
    <w:rsid w:val="00000BFA"/>
    <w:rsid w:val="00000EAB"/>
    <w:rsid w:val="0000677B"/>
    <w:rsid w:val="00006D0A"/>
    <w:rsid w:val="0000748A"/>
    <w:rsid w:val="0001232F"/>
    <w:rsid w:val="00013B1E"/>
    <w:rsid w:val="00013C76"/>
    <w:rsid w:val="00013F89"/>
    <w:rsid w:val="00015031"/>
    <w:rsid w:val="000152B0"/>
    <w:rsid w:val="0002073F"/>
    <w:rsid w:val="00020D9D"/>
    <w:rsid w:val="000218BC"/>
    <w:rsid w:val="00025E1D"/>
    <w:rsid w:val="000266A9"/>
    <w:rsid w:val="00026773"/>
    <w:rsid w:val="00026EEA"/>
    <w:rsid w:val="00027BB6"/>
    <w:rsid w:val="00035188"/>
    <w:rsid w:val="00035755"/>
    <w:rsid w:val="000357CE"/>
    <w:rsid w:val="00036234"/>
    <w:rsid w:val="00037D4C"/>
    <w:rsid w:val="0003FEEB"/>
    <w:rsid w:val="00040940"/>
    <w:rsid w:val="000415FC"/>
    <w:rsid w:val="000445C0"/>
    <w:rsid w:val="00044F59"/>
    <w:rsid w:val="00045086"/>
    <w:rsid w:val="00047702"/>
    <w:rsid w:val="000524FA"/>
    <w:rsid w:val="000560B7"/>
    <w:rsid w:val="0005656A"/>
    <w:rsid w:val="00056B23"/>
    <w:rsid w:val="00056F67"/>
    <w:rsid w:val="0006024E"/>
    <w:rsid w:val="00061843"/>
    <w:rsid w:val="00063C97"/>
    <w:rsid w:val="00064E87"/>
    <w:rsid w:val="00066F20"/>
    <w:rsid w:val="00066F8B"/>
    <w:rsid w:val="0007115E"/>
    <w:rsid w:val="00072331"/>
    <w:rsid w:val="00073B94"/>
    <w:rsid w:val="0007551C"/>
    <w:rsid w:val="00082784"/>
    <w:rsid w:val="00085B8D"/>
    <w:rsid w:val="00093FA4"/>
    <w:rsid w:val="000952E1"/>
    <w:rsid w:val="000976CE"/>
    <w:rsid w:val="000978AE"/>
    <w:rsid w:val="000A0427"/>
    <w:rsid w:val="000A0F84"/>
    <w:rsid w:val="000A1903"/>
    <w:rsid w:val="000A3352"/>
    <w:rsid w:val="000A3C90"/>
    <w:rsid w:val="000A5922"/>
    <w:rsid w:val="000A6162"/>
    <w:rsid w:val="000A639C"/>
    <w:rsid w:val="000A63AC"/>
    <w:rsid w:val="000A7D03"/>
    <w:rsid w:val="000B012F"/>
    <w:rsid w:val="000B27E8"/>
    <w:rsid w:val="000B4000"/>
    <w:rsid w:val="000B6A45"/>
    <w:rsid w:val="000C06D6"/>
    <w:rsid w:val="000C0D79"/>
    <w:rsid w:val="000C195E"/>
    <w:rsid w:val="000C3A1B"/>
    <w:rsid w:val="000C4436"/>
    <w:rsid w:val="000C4694"/>
    <w:rsid w:val="000C4BD6"/>
    <w:rsid w:val="000D116F"/>
    <w:rsid w:val="000E0F9E"/>
    <w:rsid w:val="000E27A7"/>
    <w:rsid w:val="000E44BF"/>
    <w:rsid w:val="000E562E"/>
    <w:rsid w:val="000E683D"/>
    <w:rsid w:val="000F06C1"/>
    <w:rsid w:val="000F46D0"/>
    <w:rsid w:val="000F5008"/>
    <w:rsid w:val="000F74D5"/>
    <w:rsid w:val="000F75B1"/>
    <w:rsid w:val="000F7D33"/>
    <w:rsid w:val="0010281A"/>
    <w:rsid w:val="00103520"/>
    <w:rsid w:val="001039A5"/>
    <w:rsid w:val="001042C5"/>
    <w:rsid w:val="0010496F"/>
    <w:rsid w:val="00104B13"/>
    <w:rsid w:val="0010612B"/>
    <w:rsid w:val="001077D5"/>
    <w:rsid w:val="0011117F"/>
    <w:rsid w:val="00113646"/>
    <w:rsid w:val="0011474C"/>
    <w:rsid w:val="00115D3F"/>
    <w:rsid w:val="00117205"/>
    <w:rsid w:val="00131708"/>
    <w:rsid w:val="00134A5B"/>
    <w:rsid w:val="00136C94"/>
    <w:rsid w:val="00136E21"/>
    <w:rsid w:val="00141DD2"/>
    <w:rsid w:val="0014268E"/>
    <w:rsid w:val="00144372"/>
    <w:rsid w:val="00145661"/>
    <w:rsid w:val="00146CAD"/>
    <w:rsid w:val="00147AB2"/>
    <w:rsid w:val="001510C8"/>
    <w:rsid w:val="00151684"/>
    <w:rsid w:val="00152BA0"/>
    <w:rsid w:val="0015311C"/>
    <w:rsid w:val="00154EAA"/>
    <w:rsid w:val="00155E4C"/>
    <w:rsid w:val="00156F04"/>
    <w:rsid w:val="00162094"/>
    <w:rsid w:val="00165BBC"/>
    <w:rsid w:val="00170432"/>
    <w:rsid w:val="0018344B"/>
    <w:rsid w:val="00183BD3"/>
    <w:rsid w:val="00183CE9"/>
    <w:rsid w:val="00183EE7"/>
    <w:rsid w:val="00183FA4"/>
    <w:rsid w:val="001844C2"/>
    <w:rsid w:val="001855EE"/>
    <w:rsid w:val="001871D9"/>
    <w:rsid w:val="00190B46"/>
    <w:rsid w:val="00193854"/>
    <w:rsid w:val="00194531"/>
    <w:rsid w:val="00196493"/>
    <w:rsid w:val="0019754F"/>
    <w:rsid w:val="001A1B8D"/>
    <w:rsid w:val="001A4DD2"/>
    <w:rsid w:val="001A7325"/>
    <w:rsid w:val="001B07D4"/>
    <w:rsid w:val="001B1033"/>
    <w:rsid w:val="001B16CC"/>
    <w:rsid w:val="001B1F56"/>
    <w:rsid w:val="001B20CD"/>
    <w:rsid w:val="001B5A33"/>
    <w:rsid w:val="001B6602"/>
    <w:rsid w:val="001C12F3"/>
    <w:rsid w:val="001C7053"/>
    <w:rsid w:val="001C736C"/>
    <w:rsid w:val="001D015F"/>
    <w:rsid w:val="001D2FB5"/>
    <w:rsid w:val="001D3E3F"/>
    <w:rsid w:val="001D42A0"/>
    <w:rsid w:val="001D681B"/>
    <w:rsid w:val="001DD587"/>
    <w:rsid w:val="001E2477"/>
    <w:rsid w:val="001E3722"/>
    <w:rsid w:val="001E3B49"/>
    <w:rsid w:val="001E41E7"/>
    <w:rsid w:val="001E4F2C"/>
    <w:rsid w:val="001E7ED1"/>
    <w:rsid w:val="001F3286"/>
    <w:rsid w:val="001F3D99"/>
    <w:rsid w:val="00200EA3"/>
    <w:rsid w:val="00204309"/>
    <w:rsid w:val="00204A7F"/>
    <w:rsid w:val="00204B82"/>
    <w:rsid w:val="00207B64"/>
    <w:rsid w:val="00210F7C"/>
    <w:rsid w:val="00211549"/>
    <w:rsid w:val="00215686"/>
    <w:rsid w:val="00216EC0"/>
    <w:rsid w:val="00217958"/>
    <w:rsid w:val="00222A72"/>
    <w:rsid w:val="00224B34"/>
    <w:rsid w:val="00224F57"/>
    <w:rsid w:val="00225DE3"/>
    <w:rsid w:val="00230C69"/>
    <w:rsid w:val="00232BF8"/>
    <w:rsid w:val="00233D51"/>
    <w:rsid w:val="00237B0D"/>
    <w:rsid w:val="00237D3C"/>
    <w:rsid w:val="00240842"/>
    <w:rsid w:val="00240E4F"/>
    <w:rsid w:val="00241467"/>
    <w:rsid w:val="00243900"/>
    <w:rsid w:val="00243DA7"/>
    <w:rsid w:val="00246CEA"/>
    <w:rsid w:val="002518C7"/>
    <w:rsid w:val="00251A84"/>
    <w:rsid w:val="002562E9"/>
    <w:rsid w:val="00257060"/>
    <w:rsid w:val="0026163B"/>
    <w:rsid w:val="0026216F"/>
    <w:rsid w:val="00263E2D"/>
    <w:rsid w:val="00264045"/>
    <w:rsid w:val="00264725"/>
    <w:rsid w:val="0026523E"/>
    <w:rsid w:val="0026552E"/>
    <w:rsid w:val="00270A9F"/>
    <w:rsid w:val="00272F39"/>
    <w:rsid w:val="00274759"/>
    <w:rsid w:val="002747C2"/>
    <w:rsid w:val="00281C8D"/>
    <w:rsid w:val="00282B1E"/>
    <w:rsid w:val="002860F8"/>
    <w:rsid w:val="00292817"/>
    <w:rsid w:val="00293114"/>
    <w:rsid w:val="0029531A"/>
    <w:rsid w:val="002A4B0B"/>
    <w:rsid w:val="002A60BF"/>
    <w:rsid w:val="002A641A"/>
    <w:rsid w:val="002B6EE8"/>
    <w:rsid w:val="002C001D"/>
    <w:rsid w:val="002C102C"/>
    <w:rsid w:val="002C1973"/>
    <w:rsid w:val="002C695A"/>
    <w:rsid w:val="002E08F4"/>
    <w:rsid w:val="002E1A15"/>
    <w:rsid w:val="002E2369"/>
    <w:rsid w:val="002E2F13"/>
    <w:rsid w:val="002E57D1"/>
    <w:rsid w:val="002E5D34"/>
    <w:rsid w:val="002E6EC0"/>
    <w:rsid w:val="002E722B"/>
    <w:rsid w:val="002E7DE3"/>
    <w:rsid w:val="002F3272"/>
    <w:rsid w:val="002F3F85"/>
    <w:rsid w:val="002F41D4"/>
    <w:rsid w:val="002F53CE"/>
    <w:rsid w:val="002F579C"/>
    <w:rsid w:val="00304DF1"/>
    <w:rsid w:val="0030680C"/>
    <w:rsid w:val="00306BE8"/>
    <w:rsid w:val="0031005A"/>
    <w:rsid w:val="003149AA"/>
    <w:rsid w:val="003168F0"/>
    <w:rsid w:val="00321782"/>
    <w:rsid w:val="003244CB"/>
    <w:rsid w:val="003258BE"/>
    <w:rsid w:val="00332484"/>
    <w:rsid w:val="00333A25"/>
    <w:rsid w:val="00334DCA"/>
    <w:rsid w:val="00337CA4"/>
    <w:rsid w:val="003458CB"/>
    <w:rsid w:val="00346125"/>
    <w:rsid w:val="003511AE"/>
    <w:rsid w:val="00352D76"/>
    <w:rsid w:val="00354420"/>
    <w:rsid w:val="0035535D"/>
    <w:rsid w:val="00357FD8"/>
    <w:rsid w:val="0036003C"/>
    <w:rsid w:val="0036140D"/>
    <w:rsid w:val="00362645"/>
    <w:rsid w:val="003634A9"/>
    <w:rsid w:val="0036753B"/>
    <w:rsid w:val="003706D1"/>
    <w:rsid w:val="00370D18"/>
    <w:rsid w:val="003719F1"/>
    <w:rsid w:val="003721C5"/>
    <w:rsid w:val="0037302F"/>
    <w:rsid w:val="0037379D"/>
    <w:rsid w:val="00383899"/>
    <w:rsid w:val="003841AE"/>
    <w:rsid w:val="003842A8"/>
    <w:rsid w:val="003845AD"/>
    <w:rsid w:val="00385455"/>
    <w:rsid w:val="00385EBD"/>
    <w:rsid w:val="003921C6"/>
    <w:rsid w:val="00394807"/>
    <w:rsid w:val="00395EF3"/>
    <w:rsid w:val="00396C2D"/>
    <w:rsid w:val="003A01D8"/>
    <w:rsid w:val="003A1318"/>
    <w:rsid w:val="003A1F93"/>
    <w:rsid w:val="003A3585"/>
    <w:rsid w:val="003A4E9B"/>
    <w:rsid w:val="003B072A"/>
    <w:rsid w:val="003B08E6"/>
    <w:rsid w:val="003B23FF"/>
    <w:rsid w:val="003B40AE"/>
    <w:rsid w:val="003BB76F"/>
    <w:rsid w:val="003C5F98"/>
    <w:rsid w:val="003C6FD0"/>
    <w:rsid w:val="003D389A"/>
    <w:rsid w:val="003D6E35"/>
    <w:rsid w:val="003D7E73"/>
    <w:rsid w:val="003E1619"/>
    <w:rsid w:val="003E1871"/>
    <w:rsid w:val="003E33D0"/>
    <w:rsid w:val="003E618F"/>
    <w:rsid w:val="003E64F2"/>
    <w:rsid w:val="003E7457"/>
    <w:rsid w:val="003F1ED5"/>
    <w:rsid w:val="003F1F4D"/>
    <w:rsid w:val="003F39A2"/>
    <w:rsid w:val="003F4C1E"/>
    <w:rsid w:val="003F51A7"/>
    <w:rsid w:val="004028B8"/>
    <w:rsid w:val="00402997"/>
    <w:rsid w:val="0040334C"/>
    <w:rsid w:val="00403459"/>
    <w:rsid w:val="0040447F"/>
    <w:rsid w:val="00405683"/>
    <w:rsid w:val="004059D5"/>
    <w:rsid w:val="00410101"/>
    <w:rsid w:val="004104F7"/>
    <w:rsid w:val="004164B4"/>
    <w:rsid w:val="0041660A"/>
    <w:rsid w:val="004231A6"/>
    <w:rsid w:val="00423A4A"/>
    <w:rsid w:val="0042497F"/>
    <w:rsid w:val="00424AAA"/>
    <w:rsid w:val="00425936"/>
    <w:rsid w:val="004262D0"/>
    <w:rsid w:val="00430BDC"/>
    <w:rsid w:val="0043436E"/>
    <w:rsid w:val="00435A04"/>
    <w:rsid w:val="00437A2C"/>
    <w:rsid w:val="00441F82"/>
    <w:rsid w:val="0044221B"/>
    <w:rsid w:val="00444873"/>
    <w:rsid w:val="00447E21"/>
    <w:rsid w:val="0045013A"/>
    <w:rsid w:val="00450C80"/>
    <w:rsid w:val="00450E83"/>
    <w:rsid w:val="00450F27"/>
    <w:rsid w:val="00452C94"/>
    <w:rsid w:val="00452D27"/>
    <w:rsid w:val="004534CF"/>
    <w:rsid w:val="00454580"/>
    <w:rsid w:val="00454CFD"/>
    <w:rsid w:val="004557AB"/>
    <w:rsid w:val="00456C97"/>
    <w:rsid w:val="00456E6F"/>
    <w:rsid w:val="0045788E"/>
    <w:rsid w:val="0046012F"/>
    <w:rsid w:val="0046470E"/>
    <w:rsid w:val="00472947"/>
    <w:rsid w:val="0047F4EB"/>
    <w:rsid w:val="00482E09"/>
    <w:rsid w:val="0048474C"/>
    <w:rsid w:val="0048763A"/>
    <w:rsid w:val="0048784A"/>
    <w:rsid w:val="00490816"/>
    <w:rsid w:val="00491629"/>
    <w:rsid w:val="00491930"/>
    <w:rsid w:val="0049443F"/>
    <w:rsid w:val="0049450C"/>
    <w:rsid w:val="004979AF"/>
    <w:rsid w:val="004A462F"/>
    <w:rsid w:val="004A4647"/>
    <w:rsid w:val="004A47FB"/>
    <w:rsid w:val="004A5596"/>
    <w:rsid w:val="004A6EE6"/>
    <w:rsid w:val="004A7632"/>
    <w:rsid w:val="004B0BCB"/>
    <w:rsid w:val="004B451E"/>
    <w:rsid w:val="004B495E"/>
    <w:rsid w:val="004B6655"/>
    <w:rsid w:val="004B720F"/>
    <w:rsid w:val="004B7D5F"/>
    <w:rsid w:val="004C0A1C"/>
    <w:rsid w:val="004C16A7"/>
    <w:rsid w:val="004C2273"/>
    <w:rsid w:val="004C3246"/>
    <w:rsid w:val="004C45AA"/>
    <w:rsid w:val="004C4F69"/>
    <w:rsid w:val="004C60ED"/>
    <w:rsid w:val="004C651A"/>
    <w:rsid w:val="004C6D16"/>
    <w:rsid w:val="004D0099"/>
    <w:rsid w:val="004D16A5"/>
    <w:rsid w:val="004D2044"/>
    <w:rsid w:val="004E08CB"/>
    <w:rsid w:val="004E1C0C"/>
    <w:rsid w:val="004E1E0E"/>
    <w:rsid w:val="004E1FFF"/>
    <w:rsid w:val="004E3037"/>
    <w:rsid w:val="004E4318"/>
    <w:rsid w:val="004E537A"/>
    <w:rsid w:val="004E5CB5"/>
    <w:rsid w:val="004E66A7"/>
    <w:rsid w:val="004E768E"/>
    <w:rsid w:val="004E78FD"/>
    <w:rsid w:val="004F0E1C"/>
    <w:rsid w:val="004F38F8"/>
    <w:rsid w:val="004F3934"/>
    <w:rsid w:val="004F3BA3"/>
    <w:rsid w:val="004F5BA1"/>
    <w:rsid w:val="004F5BC8"/>
    <w:rsid w:val="004F6508"/>
    <w:rsid w:val="004F6BD5"/>
    <w:rsid w:val="004F7344"/>
    <w:rsid w:val="004F7978"/>
    <w:rsid w:val="004F7D91"/>
    <w:rsid w:val="005001C8"/>
    <w:rsid w:val="00500EE4"/>
    <w:rsid w:val="00503B8B"/>
    <w:rsid w:val="005052FF"/>
    <w:rsid w:val="00505F1E"/>
    <w:rsid w:val="00507197"/>
    <w:rsid w:val="00507E95"/>
    <w:rsid w:val="00512035"/>
    <w:rsid w:val="0051211C"/>
    <w:rsid w:val="00515800"/>
    <w:rsid w:val="005158F8"/>
    <w:rsid w:val="0051593A"/>
    <w:rsid w:val="00517826"/>
    <w:rsid w:val="0052357C"/>
    <w:rsid w:val="00530FE2"/>
    <w:rsid w:val="00532513"/>
    <w:rsid w:val="00532845"/>
    <w:rsid w:val="00532AF9"/>
    <w:rsid w:val="005344C7"/>
    <w:rsid w:val="00534797"/>
    <w:rsid w:val="005419F4"/>
    <w:rsid w:val="00541FC0"/>
    <w:rsid w:val="005475DC"/>
    <w:rsid w:val="00547FF2"/>
    <w:rsid w:val="00552F27"/>
    <w:rsid w:val="00553CD7"/>
    <w:rsid w:val="00556DB8"/>
    <w:rsid w:val="00557028"/>
    <w:rsid w:val="005608A9"/>
    <w:rsid w:val="00560D83"/>
    <w:rsid w:val="00560DF1"/>
    <w:rsid w:val="0056226E"/>
    <w:rsid w:val="00562FBC"/>
    <w:rsid w:val="00564D8A"/>
    <w:rsid w:val="005652D4"/>
    <w:rsid w:val="005715AF"/>
    <w:rsid w:val="00571CE2"/>
    <w:rsid w:val="00572B6B"/>
    <w:rsid w:val="00574599"/>
    <w:rsid w:val="0057543C"/>
    <w:rsid w:val="00577529"/>
    <w:rsid w:val="00577A01"/>
    <w:rsid w:val="00580B1B"/>
    <w:rsid w:val="0058203A"/>
    <w:rsid w:val="00583423"/>
    <w:rsid w:val="00583E34"/>
    <w:rsid w:val="00583F97"/>
    <w:rsid w:val="00585095"/>
    <w:rsid w:val="005879E6"/>
    <w:rsid w:val="00587EF8"/>
    <w:rsid w:val="00590EE5"/>
    <w:rsid w:val="00592412"/>
    <w:rsid w:val="00592B20"/>
    <w:rsid w:val="00595213"/>
    <w:rsid w:val="005A091C"/>
    <w:rsid w:val="005A0BE6"/>
    <w:rsid w:val="005A209E"/>
    <w:rsid w:val="005A253F"/>
    <w:rsid w:val="005A3D5D"/>
    <w:rsid w:val="005A4324"/>
    <w:rsid w:val="005A47F2"/>
    <w:rsid w:val="005A52F5"/>
    <w:rsid w:val="005A5A8F"/>
    <w:rsid w:val="005A5C6C"/>
    <w:rsid w:val="005A75E6"/>
    <w:rsid w:val="005A776D"/>
    <w:rsid w:val="005B18E1"/>
    <w:rsid w:val="005B3152"/>
    <w:rsid w:val="005B3697"/>
    <w:rsid w:val="005B36B9"/>
    <w:rsid w:val="005C5C36"/>
    <w:rsid w:val="005D0013"/>
    <w:rsid w:val="005D0458"/>
    <w:rsid w:val="005D22AB"/>
    <w:rsid w:val="005D2EB4"/>
    <w:rsid w:val="005D5183"/>
    <w:rsid w:val="005D56D3"/>
    <w:rsid w:val="005D5EA8"/>
    <w:rsid w:val="005D6CD3"/>
    <w:rsid w:val="005D6FB2"/>
    <w:rsid w:val="005E059D"/>
    <w:rsid w:val="005E2E3C"/>
    <w:rsid w:val="005E40EA"/>
    <w:rsid w:val="005E4552"/>
    <w:rsid w:val="005E4FCF"/>
    <w:rsid w:val="005E71DE"/>
    <w:rsid w:val="005F1B76"/>
    <w:rsid w:val="005F1E85"/>
    <w:rsid w:val="005F2423"/>
    <w:rsid w:val="005F5D0E"/>
    <w:rsid w:val="005F6092"/>
    <w:rsid w:val="005F7590"/>
    <w:rsid w:val="005F7F2C"/>
    <w:rsid w:val="006009C1"/>
    <w:rsid w:val="00600B78"/>
    <w:rsid w:val="006063D9"/>
    <w:rsid w:val="006072D3"/>
    <w:rsid w:val="006100DC"/>
    <w:rsid w:val="006150AB"/>
    <w:rsid w:val="0061548E"/>
    <w:rsid w:val="00616231"/>
    <w:rsid w:val="006240D6"/>
    <w:rsid w:val="00624B81"/>
    <w:rsid w:val="00627CC7"/>
    <w:rsid w:val="006316EC"/>
    <w:rsid w:val="0063184E"/>
    <w:rsid w:val="006319DF"/>
    <w:rsid w:val="0063271C"/>
    <w:rsid w:val="00633BE1"/>
    <w:rsid w:val="00633C75"/>
    <w:rsid w:val="00634FFB"/>
    <w:rsid w:val="006400A9"/>
    <w:rsid w:val="006425BF"/>
    <w:rsid w:val="00642E33"/>
    <w:rsid w:val="00645066"/>
    <w:rsid w:val="00645CC9"/>
    <w:rsid w:val="00646B63"/>
    <w:rsid w:val="00647A04"/>
    <w:rsid w:val="00647ABF"/>
    <w:rsid w:val="00647C96"/>
    <w:rsid w:val="00647CDC"/>
    <w:rsid w:val="006513CD"/>
    <w:rsid w:val="00651C4B"/>
    <w:rsid w:val="0066001B"/>
    <w:rsid w:val="00660241"/>
    <w:rsid w:val="00661463"/>
    <w:rsid w:val="006643C2"/>
    <w:rsid w:val="00672772"/>
    <w:rsid w:val="006735E7"/>
    <w:rsid w:val="00673889"/>
    <w:rsid w:val="00680C58"/>
    <w:rsid w:val="006847C9"/>
    <w:rsid w:val="0068503B"/>
    <w:rsid w:val="00687DB9"/>
    <w:rsid w:val="006909CF"/>
    <w:rsid w:val="00692DB1"/>
    <w:rsid w:val="006934DD"/>
    <w:rsid w:val="0069452B"/>
    <w:rsid w:val="006A10FE"/>
    <w:rsid w:val="006A304C"/>
    <w:rsid w:val="006A728C"/>
    <w:rsid w:val="006B1339"/>
    <w:rsid w:val="006B1C76"/>
    <w:rsid w:val="006B2C60"/>
    <w:rsid w:val="006B3A95"/>
    <w:rsid w:val="006B6925"/>
    <w:rsid w:val="006B7018"/>
    <w:rsid w:val="006B7444"/>
    <w:rsid w:val="006B7655"/>
    <w:rsid w:val="006C1AC2"/>
    <w:rsid w:val="006C2351"/>
    <w:rsid w:val="006C3334"/>
    <w:rsid w:val="006C3E94"/>
    <w:rsid w:val="006C4454"/>
    <w:rsid w:val="006C4838"/>
    <w:rsid w:val="006C64F6"/>
    <w:rsid w:val="006C6EC7"/>
    <w:rsid w:val="006D1538"/>
    <w:rsid w:val="006D1FFC"/>
    <w:rsid w:val="006D76B9"/>
    <w:rsid w:val="006E2256"/>
    <w:rsid w:val="006E2C54"/>
    <w:rsid w:val="006E6C28"/>
    <w:rsid w:val="006F3A45"/>
    <w:rsid w:val="006F43B9"/>
    <w:rsid w:val="006F6046"/>
    <w:rsid w:val="006F697A"/>
    <w:rsid w:val="006F6F83"/>
    <w:rsid w:val="00705294"/>
    <w:rsid w:val="00706ABD"/>
    <w:rsid w:val="007074C7"/>
    <w:rsid w:val="0070C96A"/>
    <w:rsid w:val="0071003D"/>
    <w:rsid w:val="00710521"/>
    <w:rsid w:val="007210C8"/>
    <w:rsid w:val="00721CF7"/>
    <w:rsid w:val="00722FFC"/>
    <w:rsid w:val="007234A8"/>
    <w:rsid w:val="00723569"/>
    <w:rsid w:val="0073247C"/>
    <w:rsid w:val="00732720"/>
    <w:rsid w:val="0073354A"/>
    <w:rsid w:val="00733E39"/>
    <w:rsid w:val="007357F3"/>
    <w:rsid w:val="00747D6D"/>
    <w:rsid w:val="00751594"/>
    <w:rsid w:val="00751BD6"/>
    <w:rsid w:val="007567D0"/>
    <w:rsid w:val="0075686F"/>
    <w:rsid w:val="00756F1F"/>
    <w:rsid w:val="00757931"/>
    <w:rsid w:val="00760E8F"/>
    <w:rsid w:val="00762C0A"/>
    <w:rsid w:val="007645EF"/>
    <w:rsid w:val="00764708"/>
    <w:rsid w:val="00766E83"/>
    <w:rsid w:val="00773F0C"/>
    <w:rsid w:val="00776B93"/>
    <w:rsid w:val="0077711A"/>
    <w:rsid w:val="00777D9D"/>
    <w:rsid w:val="00780635"/>
    <w:rsid w:val="00780A3C"/>
    <w:rsid w:val="007815C7"/>
    <w:rsid w:val="00781CDF"/>
    <w:rsid w:val="00783812"/>
    <w:rsid w:val="0078650A"/>
    <w:rsid w:val="00791ACE"/>
    <w:rsid w:val="007939E2"/>
    <w:rsid w:val="00793A6E"/>
    <w:rsid w:val="007954AC"/>
    <w:rsid w:val="007A531A"/>
    <w:rsid w:val="007A53DC"/>
    <w:rsid w:val="007A615D"/>
    <w:rsid w:val="007B1276"/>
    <w:rsid w:val="007B16E5"/>
    <w:rsid w:val="007B4BF7"/>
    <w:rsid w:val="007B5B13"/>
    <w:rsid w:val="007B72BA"/>
    <w:rsid w:val="007B7461"/>
    <w:rsid w:val="007B7D0F"/>
    <w:rsid w:val="007C061B"/>
    <w:rsid w:val="007C06B3"/>
    <w:rsid w:val="007C0D7E"/>
    <w:rsid w:val="007C1111"/>
    <w:rsid w:val="007C11E4"/>
    <w:rsid w:val="007C3509"/>
    <w:rsid w:val="007C7126"/>
    <w:rsid w:val="007C7FCB"/>
    <w:rsid w:val="007D19EE"/>
    <w:rsid w:val="007E0051"/>
    <w:rsid w:val="007E0258"/>
    <w:rsid w:val="007E1D18"/>
    <w:rsid w:val="007E3B22"/>
    <w:rsid w:val="007E5350"/>
    <w:rsid w:val="007E6635"/>
    <w:rsid w:val="007E6E93"/>
    <w:rsid w:val="007F06F6"/>
    <w:rsid w:val="007F23F9"/>
    <w:rsid w:val="007F2510"/>
    <w:rsid w:val="007F3562"/>
    <w:rsid w:val="007F4D1A"/>
    <w:rsid w:val="007F6225"/>
    <w:rsid w:val="0081196F"/>
    <w:rsid w:val="00814413"/>
    <w:rsid w:val="00814C6B"/>
    <w:rsid w:val="00817C7E"/>
    <w:rsid w:val="008207C0"/>
    <w:rsid w:val="0082249B"/>
    <w:rsid w:val="008228AE"/>
    <w:rsid w:val="00825C12"/>
    <w:rsid w:val="00825DDA"/>
    <w:rsid w:val="00826013"/>
    <w:rsid w:val="00826AA8"/>
    <w:rsid w:val="00831AA3"/>
    <w:rsid w:val="00833626"/>
    <w:rsid w:val="00834FE2"/>
    <w:rsid w:val="008403BA"/>
    <w:rsid w:val="00840718"/>
    <w:rsid w:val="008417BE"/>
    <w:rsid w:val="00841F6B"/>
    <w:rsid w:val="00845105"/>
    <w:rsid w:val="008508FF"/>
    <w:rsid w:val="0085132C"/>
    <w:rsid w:val="00851381"/>
    <w:rsid w:val="0085301E"/>
    <w:rsid w:val="00855A8D"/>
    <w:rsid w:val="008566D0"/>
    <w:rsid w:val="008573E5"/>
    <w:rsid w:val="00866A1F"/>
    <w:rsid w:val="00871A4E"/>
    <w:rsid w:val="00872D4E"/>
    <w:rsid w:val="00873560"/>
    <w:rsid w:val="00874605"/>
    <w:rsid w:val="00875473"/>
    <w:rsid w:val="00875FBE"/>
    <w:rsid w:val="00882BE8"/>
    <w:rsid w:val="00885054"/>
    <w:rsid w:val="00890022"/>
    <w:rsid w:val="0089326F"/>
    <w:rsid w:val="008942D0"/>
    <w:rsid w:val="00894718"/>
    <w:rsid w:val="008A5DD6"/>
    <w:rsid w:val="008AE6B6"/>
    <w:rsid w:val="008B2193"/>
    <w:rsid w:val="008B357C"/>
    <w:rsid w:val="008B3BAC"/>
    <w:rsid w:val="008B6E54"/>
    <w:rsid w:val="008B7D4A"/>
    <w:rsid w:val="008C0335"/>
    <w:rsid w:val="008C2468"/>
    <w:rsid w:val="008C2F0E"/>
    <w:rsid w:val="008C33CE"/>
    <w:rsid w:val="008C3E0C"/>
    <w:rsid w:val="008C47DE"/>
    <w:rsid w:val="008C5575"/>
    <w:rsid w:val="008C5EA3"/>
    <w:rsid w:val="008C61BF"/>
    <w:rsid w:val="008C6916"/>
    <w:rsid w:val="008D1140"/>
    <w:rsid w:val="008D1493"/>
    <w:rsid w:val="008D2348"/>
    <w:rsid w:val="008D7839"/>
    <w:rsid w:val="008E0045"/>
    <w:rsid w:val="008E307C"/>
    <w:rsid w:val="008E48ED"/>
    <w:rsid w:val="008E7F8B"/>
    <w:rsid w:val="008F436C"/>
    <w:rsid w:val="008F43FA"/>
    <w:rsid w:val="008F6109"/>
    <w:rsid w:val="008F70DE"/>
    <w:rsid w:val="008F78BB"/>
    <w:rsid w:val="008F7ACF"/>
    <w:rsid w:val="009017E6"/>
    <w:rsid w:val="00902EF4"/>
    <w:rsid w:val="00907533"/>
    <w:rsid w:val="009108AB"/>
    <w:rsid w:val="00910C5C"/>
    <w:rsid w:val="00910DA1"/>
    <w:rsid w:val="00911B6A"/>
    <w:rsid w:val="00915B9A"/>
    <w:rsid w:val="00915C5F"/>
    <w:rsid w:val="00917984"/>
    <w:rsid w:val="0092003F"/>
    <w:rsid w:val="009211B5"/>
    <w:rsid w:val="009226A2"/>
    <w:rsid w:val="00923856"/>
    <w:rsid w:val="009259AC"/>
    <w:rsid w:val="00930B89"/>
    <w:rsid w:val="00933952"/>
    <w:rsid w:val="00937F74"/>
    <w:rsid w:val="00937FB2"/>
    <w:rsid w:val="009402B6"/>
    <w:rsid w:val="009434B1"/>
    <w:rsid w:val="00943C92"/>
    <w:rsid w:val="009523C7"/>
    <w:rsid w:val="00952F01"/>
    <w:rsid w:val="0096031A"/>
    <w:rsid w:val="009654B6"/>
    <w:rsid w:val="0096648E"/>
    <w:rsid w:val="00970000"/>
    <w:rsid w:val="009711A9"/>
    <w:rsid w:val="009737C7"/>
    <w:rsid w:val="00974D52"/>
    <w:rsid w:val="009752B1"/>
    <w:rsid w:val="009765AB"/>
    <w:rsid w:val="00976C1E"/>
    <w:rsid w:val="009816C3"/>
    <w:rsid w:val="00981EF9"/>
    <w:rsid w:val="009847B6"/>
    <w:rsid w:val="00985A1E"/>
    <w:rsid w:val="00986B9A"/>
    <w:rsid w:val="00987933"/>
    <w:rsid w:val="0099066A"/>
    <w:rsid w:val="0099590F"/>
    <w:rsid w:val="00997CC8"/>
    <w:rsid w:val="009A0886"/>
    <w:rsid w:val="009A12CC"/>
    <w:rsid w:val="009A2607"/>
    <w:rsid w:val="009A535F"/>
    <w:rsid w:val="009A6199"/>
    <w:rsid w:val="009B118B"/>
    <w:rsid w:val="009B1398"/>
    <w:rsid w:val="009B2278"/>
    <w:rsid w:val="009B334C"/>
    <w:rsid w:val="009B3D1E"/>
    <w:rsid w:val="009B6BCD"/>
    <w:rsid w:val="009C1E14"/>
    <w:rsid w:val="009C2926"/>
    <w:rsid w:val="009C3759"/>
    <w:rsid w:val="009C5654"/>
    <w:rsid w:val="009C7B91"/>
    <w:rsid w:val="009D0903"/>
    <w:rsid w:val="009D0F29"/>
    <w:rsid w:val="009D5BE1"/>
    <w:rsid w:val="009E4BE4"/>
    <w:rsid w:val="009E5B61"/>
    <w:rsid w:val="009E5DCD"/>
    <w:rsid w:val="009E6138"/>
    <w:rsid w:val="009F01AD"/>
    <w:rsid w:val="009F09CB"/>
    <w:rsid w:val="009F1F28"/>
    <w:rsid w:val="009F2473"/>
    <w:rsid w:val="009F46C9"/>
    <w:rsid w:val="009F5B61"/>
    <w:rsid w:val="009F63BC"/>
    <w:rsid w:val="009F6C3D"/>
    <w:rsid w:val="009F716E"/>
    <w:rsid w:val="00A003DD"/>
    <w:rsid w:val="00A029EF"/>
    <w:rsid w:val="00A040C7"/>
    <w:rsid w:val="00A055A2"/>
    <w:rsid w:val="00A06254"/>
    <w:rsid w:val="00A1069C"/>
    <w:rsid w:val="00A1085B"/>
    <w:rsid w:val="00A14E6B"/>
    <w:rsid w:val="00A15174"/>
    <w:rsid w:val="00A17786"/>
    <w:rsid w:val="00A21038"/>
    <w:rsid w:val="00A2390A"/>
    <w:rsid w:val="00A23F72"/>
    <w:rsid w:val="00A242D4"/>
    <w:rsid w:val="00A250EC"/>
    <w:rsid w:val="00A26E84"/>
    <w:rsid w:val="00A327CA"/>
    <w:rsid w:val="00A35B36"/>
    <w:rsid w:val="00A35CEF"/>
    <w:rsid w:val="00A36904"/>
    <w:rsid w:val="00A435D4"/>
    <w:rsid w:val="00A44B52"/>
    <w:rsid w:val="00A508CE"/>
    <w:rsid w:val="00A51F0F"/>
    <w:rsid w:val="00A52882"/>
    <w:rsid w:val="00A53F0F"/>
    <w:rsid w:val="00A55F05"/>
    <w:rsid w:val="00A56369"/>
    <w:rsid w:val="00A5687A"/>
    <w:rsid w:val="00A570CF"/>
    <w:rsid w:val="00A62452"/>
    <w:rsid w:val="00A63167"/>
    <w:rsid w:val="00A642B4"/>
    <w:rsid w:val="00A6628A"/>
    <w:rsid w:val="00A678E5"/>
    <w:rsid w:val="00A67D16"/>
    <w:rsid w:val="00A708DC"/>
    <w:rsid w:val="00A71CB0"/>
    <w:rsid w:val="00A724CA"/>
    <w:rsid w:val="00A75D69"/>
    <w:rsid w:val="00A80C43"/>
    <w:rsid w:val="00A83DAE"/>
    <w:rsid w:val="00A84BD2"/>
    <w:rsid w:val="00A85C88"/>
    <w:rsid w:val="00A870C1"/>
    <w:rsid w:val="00A87152"/>
    <w:rsid w:val="00A904DD"/>
    <w:rsid w:val="00A9330A"/>
    <w:rsid w:val="00A9606F"/>
    <w:rsid w:val="00A96408"/>
    <w:rsid w:val="00A96A3D"/>
    <w:rsid w:val="00AA1952"/>
    <w:rsid w:val="00AA1DB3"/>
    <w:rsid w:val="00AB1B48"/>
    <w:rsid w:val="00AB2844"/>
    <w:rsid w:val="00AB4EEA"/>
    <w:rsid w:val="00AB4FD8"/>
    <w:rsid w:val="00AB501F"/>
    <w:rsid w:val="00AB57B3"/>
    <w:rsid w:val="00AB757D"/>
    <w:rsid w:val="00AB7B55"/>
    <w:rsid w:val="00AC5078"/>
    <w:rsid w:val="00AC7544"/>
    <w:rsid w:val="00AC7631"/>
    <w:rsid w:val="00AD061B"/>
    <w:rsid w:val="00AD27DA"/>
    <w:rsid w:val="00AD331A"/>
    <w:rsid w:val="00AD4C09"/>
    <w:rsid w:val="00AD5097"/>
    <w:rsid w:val="00AD5755"/>
    <w:rsid w:val="00AD7DDA"/>
    <w:rsid w:val="00AE09A3"/>
    <w:rsid w:val="00AE29F8"/>
    <w:rsid w:val="00AE412F"/>
    <w:rsid w:val="00AE7D63"/>
    <w:rsid w:val="00AF0987"/>
    <w:rsid w:val="00AF1FB5"/>
    <w:rsid w:val="00AF2184"/>
    <w:rsid w:val="00AF6239"/>
    <w:rsid w:val="00AF6A42"/>
    <w:rsid w:val="00B01298"/>
    <w:rsid w:val="00B032EB"/>
    <w:rsid w:val="00B035F4"/>
    <w:rsid w:val="00B03BC8"/>
    <w:rsid w:val="00B05DDD"/>
    <w:rsid w:val="00B073FB"/>
    <w:rsid w:val="00B109A7"/>
    <w:rsid w:val="00B1361F"/>
    <w:rsid w:val="00B147C0"/>
    <w:rsid w:val="00B14E50"/>
    <w:rsid w:val="00B17218"/>
    <w:rsid w:val="00B17501"/>
    <w:rsid w:val="00B20EF4"/>
    <w:rsid w:val="00B20FE1"/>
    <w:rsid w:val="00B221AD"/>
    <w:rsid w:val="00B2237C"/>
    <w:rsid w:val="00B22EDB"/>
    <w:rsid w:val="00B23B99"/>
    <w:rsid w:val="00B26BD6"/>
    <w:rsid w:val="00B303FA"/>
    <w:rsid w:val="00B32B7F"/>
    <w:rsid w:val="00B32C8E"/>
    <w:rsid w:val="00B32C9D"/>
    <w:rsid w:val="00B340C1"/>
    <w:rsid w:val="00B4042B"/>
    <w:rsid w:val="00B455C1"/>
    <w:rsid w:val="00B45B43"/>
    <w:rsid w:val="00B479C0"/>
    <w:rsid w:val="00B52258"/>
    <w:rsid w:val="00B52E54"/>
    <w:rsid w:val="00B537DF"/>
    <w:rsid w:val="00B560AD"/>
    <w:rsid w:val="00B57194"/>
    <w:rsid w:val="00B573F4"/>
    <w:rsid w:val="00B57A59"/>
    <w:rsid w:val="00B6151A"/>
    <w:rsid w:val="00B61ECD"/>
    <w:rsid w:val="00B629AF"/>
    <w:rsid w:val="00B6319A"/>
    <w:rsid w:val="00B63C94"/>
    <w:rsid w:val="00B67816"/>
    <w:rsid w:val="00B72339"/>
    <w:rsid w:val="00B72940"/>
    <w:rsid w:val="00B735F4"/>
    <w:rsid w:val="00B750E7"/>
    <w:rsid w:val="00B763E7"/>
    <w:rsid w:val="00B76444"/>
    <w:rsid w:val="00B814C4"/>
    <w:rsid w:val="00B82E07"/>
    <w:rsid w:val="00B84959"/>
    <w:rsid w:val="00B85EC9"/>
    <w:rsid w:val="00B874DB"/>
    <w:rsid w:val="00B90E84"/>
    <w:rsid w:val="00B916E3"/>
    <w:rsid w:val="00B92C72"/>
    <w:rsid w:val="00B930A3"/>
    <w:rsid w:val="00B933D4"/>
    <w:rsid w:val="00B95FFD"/>
    <w:rsid w:val="00B96B8F"/>
    <w:rsid w:val="00BA1763"/>
    <w:rsid w:val="00BA275E"/>
    <w:rsid w:val="00BA3F3E"/>
    <w:rsid w:val="00BA5337"/>
    <w:rsid w:val="00BA7150"/>
    <w:rsid w:val="00BA7784"/>
    <w:rsid w:val="00BA783B"/>
    <w:rsid w:val="00BAF765"/>
    <w:rsid w:val="00BB13EF"/>
    <w:rsid w:val="00BB335E"/>
    <w:rsid w:val="00BB4AEF"/>
    <w:rsid w:val="00BB4ED2"/>
    <w:rsid w:val="00BC185E"/>
    <w:rsid w:val="00BC7B75"/>
    <w:rsid w:val="00BD0A81"/>
    <w:rsid w:val="00BD3663"/>
    <w:rsid w:val="00BD59B0"/>
    <w:rsid w:val="00BE194D"/>
    <w:rsid w:val="00BE37E4"/>
    <w:rsid w:val="00BE4892"/>
    <w:rsid w:val="00BE65D8"/>
    <w:rsid w:val="00BF23AE"/>
    <w:rsid w:val="00BF3008"/>
    <w:rsid w:val="00BF33E5"/>
    <w:rsid w:val="00BF5521"/>
    <w:rsid w:val="00C01240"/>
    <w:rsid w:val="00C04C70"/>
    <w:rsid w:val="00C0505E"/>
    <w:rsid w:val="00C059D3"/>
    <w:rsid w:val="00C06CA6"/>
    <w:rsid w:val="00C1013C"/>
    <w:rsid w:val="00C10812"/>
    <w:rsid w:val="00C112D9"/>
    <w:rsid w:val="00C14115"/>
    <w:rsid w:val="00C145BF"/>
    <w:rsid w:val="00C1592C"/>
    <w:rsid w:val="00C169D9"/>
    <w:rsid w:val="00C207EA"/>
    <w:rsid w:val="00C2222F"/>
    <w:rsid w:val="00C222D4"/>
    <w:rsid w:val="00C226B3"/>
    <w:rsid w:val="00C22EF0"/>
    <w:rsid w:val="00C2637F"/>
    <w:rsid w:val="00C32232"/>
    <w:rsid w:val="00C32ADD"/>
    <w:rsid w:val="00C32D07"/>
    <w:rsid w:val="00C34C9B"/>
    <w:rsid w:val="00C3573C"/>
    <w:rsid w:val="00C365E4"/>
    <w:rsid w:val="00C37977"/>
    <w:rsid w:val="00C405E5"/>
    <w:rsid w:val="00C42F23"/>
    <w:rsid w:val="00C431B2"/>
    <w:rsid w:val="00C45068"/>
    <w:rsid w:val="00C509B1"/>
    <w:rsid w:val="00C53788"/>
    <w:rsid w:val="00C541F2"/>
    <w:rsid w:val="00C54C5D"/>
    <w:rsid w:val="00C56271"/>
    <w:rsid w:val="00C5635D"/>
    <w:rsid w:val="00C62603"/>
    <w:rsid w:val="00C63FF2"/>
    <w:rsid w:val="00C65FDD"/>
    <w:rsid w:val="00C668DB"/>
    <w:rsid w:val="00C70FCE"/>
    <w:rsid w:val="00C73D4C"/>
    <w:rsid w:val="00C77C2E"/>
    <w:rsid w:val="00C80D90"/>
    <w:rsid w:val="00C841C5"/>
    <w:rsid w:val="00C86762"/>
    <w:rsid w:val="00C86E0C"/>
    <w:rsid w:val="00C8787F"/>
    <w:rsid w:val="00C94DD3"/>
    <w:rsid w:val="00C97067"/>
    <w:rsid w:val="00CA2811"/>
    <w:rsid w:val="00CA728F"/>
    <w:rsid w:val="00CB2ED7"/>
    <w:rsid w:val="00CB4ED8"/>
    <w:rsid w:val="00CB5289"/>
    <w:rsid w:val="00CB7902"/>
    <w:rsid w:val="00CB7A7E"/>
    <w:rsid w:val="00CC16FF"/>
    <w:rsid w:val="00CD0B3D"/>
    <w:rsid w:val="00CD2399"/>
    <w:rsid w:val="00CD2B87"/>
    <w:rsid w:val="00CD2D17"/>
    <w:rsid w:val="00CD3171"/>
    <w:rsid w:val="00CD3A55"/>
    <w:rsid w:val="00CD3D84"/>
    <w:rsid w:val="00CE029F"/>
    <w:rsid w:val="00CE2248"/>
    <w:rsid w:val="00CE24DC"/>
    <w:rsid w:val="00CE309A"/>
    <w:rsid w:val="00CE5FB1"/>
    <w:rsid w:val="00CE6011"/>
    <w:rsid w:val="00CF0934"/>
    <w:rsid w:val="00CF1C01"/>
    <w:rsid w:val="00CF22BC"/>
    <w:rsid w:val="00CF3706"/>
    <w:rsid w:val="00CF48CD"/>
    <w:rsid w:val="00D0287A"/>
    <w:rsid w:val="00D044C4"/>
    <w:rsid w:val="00D0604C"/>
    <w:rsid w:val="00D138CC"/>
    <w:rsid w:val="00D160A1"/>
    <w:rsid w:val="00D16939"/>
    <w:rsid w:val="00D16EC5"/>
    <w:rsid w:val="00D16FA2"/>
    <w:rsid w:val="00D17474"/>
    <w:rsid w:val="00D20BD1"/>
    <w:rsid w:val="00D22C99"/>
    <w:rsid w:val="00D22E63"/>
    <w:rsid w:val="00D22FF4"/>
    <w:rsid w:val="00D23EBD"/>
    <w:rsid w:val="00D25AB4"/>
    <w:rsid w:val="00D30FDF"/>
    <w:rsid w:val="00D362E6"/>
    <w:rsid w:val="00D37E8A"/>
    <w:rsid w:val="00D422D3"/>
    <w:rsid w:val="00D435DA"/>
    <w:rsid w:val="00D43C24"/>
    <w:rsid w:val="00D44871"/>
    <w:rsid w:val="00D4591B"/>
    <w:rsid w:val="00D45993"/>
    <w:rsid w:val="00D52622"/>
    <w:rsid w:val="00D540C7"/>
    <w:rsid w:val="00D6121D"/>
    <w:rsid w:val="00D613E7"/>
    <w:rsid w:val="00D64CBC"/>
    <w:rsid w:val="00D651B9"/>
    <w:rsid w:val="00D66B7B"/>
    <w:rsid w:val="00D70832"/>
    <w:rsid w:val="00D717A8"/>
    <w:rsid w:val="00D71BB2"/>
    <w:rsid w:val="00D75179"/>
    <w:rsid w:val="00D94BF4"/>
    <w:rsid w:val="00D94C35"/>
    <w:rsid w:val="00D956AE"/>
    <w:rsid w:val="00D95EED"/>
    <w:rsid w:val="00D96EF6"/>
    <w:rsid w:val="00D97941"/>
    <w:rsid w:val="00D97F30"/>
    <w:rsid w:val="00DA1FB6"/>
    <w:rsid w:val="00DA3C5D"/>
    <w:rsid w:val="00DA5A64"/>
    <w:rsid w:val="00DA7FD2"/>
    <w:rsid w:val="00DB0DDE"/>
    <w:rsid w:val="00DB12B8"/>
    <w:rsid w:val="00DB2345"/>
    <w:rsid w:val="00DB2872"/>
    <w:rsid w:val="00DB2B43"/>
    <w:rsid w:val="00DB51FF"/>
    <w:rsid w:val="00DB6164"/>
    <w:rsid w:val="00DC3833"/>
    <w:rsid w:val="00DC69D1"/>
    <w:rsid w:val="00DC790E"/>
    <w:rsid w:val="00DC7CCA"/>
    <w:rsid w:val="00DD16A0"/>
    <w:rsid w:val="00DD1F6C"/>
    <w:rsid w:val="00DD22DA"/>
    <w:rsid w:val="00DD6DC6"/>
    <w:rsid w:val="00DE1E18"/>
    <w:rsid w:val="00DE29C4"/>
    <w:rsid w:val="00DE4A4C"/>
    <w:rsid w:val="00DE4E3D"/>
    <w:rsid w:val="00DE5964"/>
    <w:rsid w:val="00DF1465"/>
    <w:rsid w:val="00DF158D"/>
    <w:rsid w:val="00DF1CF7"/>
    <w:rsid w:val="00DF1DB9"/>
    <w:rsid w:val="00DF251C"/>
    <w:rsid w:val="00DF2794"/>
    <w:rsid w:val="00DF2BDF"/>
    <w:rsid w:val="00DF3649"/>
    <w:rsid w:val="00DF43EC"/>
    <w:rsid w:val="00DF514A"/>
    <w:rsid w:val="00DF7842"/>
    <w:rsid w:val="00E02C91"/>
    <w:rsid w:val="00E03CE9"/>
    <w:rsid w:val="00E05122"/>
    <w:rsid w:val="00E06843"/>
    <w:rsid w:val="00E1191A"/>
    <w:rsid w:val="00E12743"/>
    <w:rsid w:val="00E13055"/>
    <w:rsid w:val="00E1541C"/>
    <w:rsid w:val="00E17C2F"/>
    <w:rsid w:val="00E2315E"/>
    <w:rsid w:val="00E23CDF"/>
    <w:rsid w:val="00E2495B"/>
    <w:rsid w:val="00E25BA9"/>
    <w:rsid w:val="00E30F63"/>
    <w:rsid w:val="00E314BD"/>
    <w:rsid w:val="00E31AC8"/>
    <w:rsid w:val="00E3236B"/>
    <w:rsid w:val="00E36B75"/>
    <w:rsid w:val="00E42226"/>
    <w:rsid w:val="00E427AA"/>
    <w:rsid w:val="00E442DD"/>
    <w:rsid w:val="00E4431C"/>
    <w:rsid w:val="00E443BA"/>
    <w:rsid w:val="00E45913"/>
    <w:rsid w:val="00E4BFCA"/>
    <w:rsid w:val="00E51978"/>
    <w:rsid w:val="00E52046"/>
    <w:rsid w:val="00E54C33"/>
    <w:rsid w:val="00E55326"/>
    <w:rsid w:val="00E56E98"/>
    <w:rsid w:val="00E57335"/>
    <w:rsid w:val="00E6240D"/>
    <w:rsid w:val="00E624E5"/>
    <w:rsid w:val="00E62AE5"/>
    <w:rsid w:val="00E6344A"/>
    <w:rsid w:val="00E63658"/>
    <w:rsid w:val="00E648ED"/>
    <w:rsid w:val="00E66F3A"/>
    <w:rsid w:val="00E67179"/>
    <w:rsid w:val="00E67DA3"/>
    <w:rsid w:val="00E70622"/>
    <w:rsid w:val="00E7300C"/>
    <w:rsid w:val="00E75529"/>
    <w:rsid w:val="00E76772"/>
    <w:rsid w:val="00E8164F"/>
    <w:rsid w:val="00E82CFA"/>
    <w:rsid w:val="00E8597D"/>
    <w:rsid w:val="00E859EC"/>
    <w:rsid w:val="00E86BF4"/>
    <w:rsid w:val="00E923D8"/>
    <w:rsid w:val="00E9268D"/>
    <w:rsid w:val="00E93F9D"/>
    <w:rsid w:val="00E956FC"/>
    <w:rsid w:val="00E95AB2"/>
    <w:rsid w:val="00EA0576"/>
    <w:rsid w:val="00EA12C2"/>
    <w:rsid w:val="00EA41C2"/>
    <w:rsid w:val="00EA55CD"/>
    <w:rsid w:val="00EA64BE"/>
    <w:rsid w:val="00EA691D"/>
    <w:rsid w:val="00EB0E48"/>
    <w:rsid w:val="00EB2B84"/>
    <w:rsid w:val="00EB5126"/>
    <w:rsid w:val="00EB5855"/>
    <w:rsid w:val="00EB678A"/>
    <w:rsid w:val="00EC0560"/>
    <w:rsid w:val="00EC2917"/>
    <w:rsid w:val="00EC2D6E"/>
    <w:rsid w:val="00ED16C3"/>
    <w:rsid w:val="00ED1A1A"/>
    <w:rsid w:val="00ED1A82"/>
    <w:rsid w:val="00ED201C"/>
    <w:rsid w:val="00EE19F4"/>
    <w:rsid w:val="00EE3313"/>
    <w:rsid w:val="00EE362E"/>
    <w:rsid w:val="00EE5273"/>
    <w:rsid w:val="00EE7844"/>
    <w:rsid w:val="00EE7CA7"/>
    <w:rsid w:val="00EF4CAA"/>
    <w:rsid w:val="00F00D0E"/>
    <w:rsid w:val="00F01636"/>
    <w:rsid w:val="00F01F6D"/>
    <w:rsid w:val="00F02E7F"/>
    <w:rsid w:val="00F03228"/>
    <w:rsid w:val="00F03B11"/>
    <w:rsid w:val="00F0409E"/>
    <w:rsid w:val="00F045EA"/>
    <w:rsid w:val="00F05D1E"/>
    <w:rsid w:val="00F05D5A"/>
    <w:rsid w:val="00F07605"/>
    <w:rsid w:val="00F11915"/>
    <w:rsid w:val="00F13D5A"/>
    <w:rsid w:val="00F14B28"/>
    <w:rsid w:val="00F1602E"/>
    <w:rsid w:val="00F1617E"/>
    <w:rsid w:val="00F22FF2"/>
    <w:rsid w:val="00F23271"/>
    <w:rsid w:val="00F233C2"/>
    <w:rsid w:val="00F262BE"/>
    <w:rsid w:val="00F277C5"/>
    <w:rsid w:val="00F30C30"/>
    <w:rsid w:val="00F31F86"/>
    <w:rsid w:val="00F32627"/>
    <w:rsid w:val="00F36879"/>
    <w:rsid w:val="00F3788B"/>
    <w:rsid w:val="00F400D0"/>
    <w:rsid w:val="00F430FE"/>
    <w:rsid w:val="00F44840"/>
    <w:rsid w:val="00F44FDA"/>
    <w:rsid w:val="00F4658E"/>
    <w:rsid w:val="00F50175"/>
    <w:rsid w:val="00F511EA"/>
    <w:rsid w:val="00F51C52"/>
    <w:rsid w:val="00F5312D"/>
    <w:rsid w:val="00F531FD"/>
    <w:rsid w:val="00F53C4A"/>
    <w:rsid w:val="00F53DAB"/>
    <w:rsid w:val="00F55174"/>
    <w:rsid w:val="00F5618F"/>
    <w:rsid w:val="00F573AC"/>
    <w:rsid w:val="00F57BEE"/>
    <w:rsid w:val="00F618BF"/>
    <w:rsid w:val="00F64580"/>
    <w:rsid w:val="00F66D58"/>
    <w:rsid w:val="00F722F3"/>
    <w:rsid w:val="00F74D6E"/>
    <w:rsid w:val="00F77BA8"/>
    <w:rsid w:val="00F8095C"/>
    <w:rsid w:val="00F82991"/>
    <w:rsid w:val="00F860C2"/>
    <w:rsid w:val="00F86812"/>
    <w:rsid w:val="00F87D40"/>
    <w:rsid w:val="00F9048A"/>
    <w:rsid w:val="00F91D65"/>
    <w:rsid w:val="00F91FCF"/>
    <w:rsid w:val="00F93F47"/>
    <w:rsid w:val="00F945B0"/>
    <w:rsid w:val="00F95D9A"/>
    <w:rsid w:val="00FA5A27"/>
    <w:rsid w:val="00FA5E3A"/>
    <w:rsid w:val="00FB3BF9"/>
    <w:rsid w:val="00FB44D9"/>
    <w:rsid w:val="00FB4FC1"/>
    <w:rsid w:val="00FB6267"/>
    <w:rsid w:val="00FC1EDF"/>
    <w:rsid w:val="00FC47D3"/>
    <w:rsid w:val="00FC645A"/>
    <w:rsid w:val="00FC76F3"/>
    <w:rsid w:val="00FD2884"/>
    <w:rsid w:val="00FD29D9"/>
    <w:rsid w:val="00FD3008"/>
    <w:rsid w:val="00FD4DBA"/>
    <w:rsid w:val="00FD5B42"/>
    <w:rsid w:val="00FD717D"/>
    <w:rsid w:val="00FD7812"/>
    <w:rsid w:val="00FE0A33"/>
    <w:rsid w:val="00FE18EF"/>
    <w:rsid w:val="00FE39C7"/>
    <w:rsid w:val="00FE3BBA"/>
    <w:rsid w:val="00FF15F0"/>
    <w:rsid w:val="00FF1C10"/>
    <w:rsid w:val="00FF2331"/>
    <w:rsid w:val="00FF2684"/>
    <w:rsid w:val="00FF2791"/>
    <w:rsid w:val="00FF4B84"/>
    <w:rsid w:val="00FF6096"/>
    <w:rsid w:val="00FF6F46"/>
    <w:rsid w:val="00FF7500"/>
    <w:rsid w:val="00FF7DA1"/>
    <w:rsid w:val="0103C0ED"/>
    <w:rsid w:val="011BA2DD"/>
    <w:rsid w:val="0128A343"/>
    <w:rsid w:val="01A09926"/>
    <w:rsid w:val="01CE96B0"/>
    <w:rsid w:val="01E8FFE0"/>
    <w:rsid w:val="02230F53"/>
    <w:rsid w:val="0248903A"/>
    <w:rsid w:val="0256BCC0"/>
    <w:rsid w:val="028EE404"/>
    <w:rsid w:val="02B5C356"/>
    <w:rsid w:val="02E3E604"/>
    <w:rsid w:val="02FF0B67"/>
    <w:rsid w:val="03208809"/>
    <w:rsid w:val="036B4EE9"/>
    <w:rsid w:val="03A934BF"/>
    <w:rsid w:val="03C70332"/>
    <w:rsid w:val="03EE4FC0"/>
    <w:rsid w:val="0416908A"/>
    <w:rsid w:val="041CEE49"/>
    <w:rsid w:val="0440A826"/>
    <w:rsid w:val="049C4A77"/>
    <w:rsid w:val="04A1CABC"/>
    <w:rsid w:val="04C773FB"/>
    <w:rsid w:val="04D5BE0F"/>
    <w:rsid w:val="04D80DBC"/>
    <w:rsid w:val="054A74C6"/>
    <w:rsid w:val="0558230D"/>
    <w:rsid w:val="0564B332"/>
    <w:rsid w:val="058A9279"/>
    <w:rsid w:val="059684B0"/>
    <w:rsid w:val="05C10B0F"/>
    <w:rsid w:val="05EEDB51"/>
    <w:rsid w:val="05F13E9B"/>
    <w:rsid w:val="06329F74"/>
    <w:rsid w:val="06395557"/>
    <w:rsid w:val="0672005F"/>
    <w:rsid w:val="068B2D2B"/>
    <w:rsid w:val="0699304F"/>
    <w:rsid w:val="06CB6423"/>
    <w:rsid w:val="06CBEAF7"/>
    <w:rsid w:val="06DBA066"/>
    <w:rsid w:val="06E33378"/>
    <w:rsid w:val="06FC46B6"/>
    <w:rsid w:val="071014B7"/>
    <w:rsid w:val="071B3E80"/>
    <w:rsid w:val="07982461"/>
    <w:rsid w:val="07E87575"/>
    <w:rsid w:val="091A9224"/>
    <w:rsid w:val="091DDB6F"/>
    <w:rsid w:val="09368709"/>
    <w:rsid w:val="095E4F21"/>
    <w:rsid w:val="0962C5AC"/>
    <w:rsid w:val="09653108"/>
    <w:rsid w:val="098131D6"/>
    <w:rsid w:val="098F8068"/>
    <w:rsid w:val="09ACDEA1"/>
    <w:rsid w:val="09BA90AC"/>
    <w:rsid w:val="0A166697"/>
    <w:rsid w:val="0A58F771"/>
    <w:rsid w:val="0A92F1BC"/>
    <w:rsid w:val="0AB8D569"/>
    <w:rsid w:val="0AC5C0E2"/>
    <w:rsid w:val="0AC714CE"/>
    <w:rsid w:val="0AEA8293"/>
    <w:rsid w:val="0B1E85DC"/>
    <w:rsid w:val="0B237996"/>
    <w:rsid w:val="0B3F8DC1"/>
    <w:rsid w:val="0B811447"/>
    <w:rsid w:val="0CA08318"/>
    <w:rsid w:val="0CAC0A94"/>
    <w:rsid w:val="0CBB5998"/>
    <w:rsid w:val="0CFB7FD3"/>
    <w:rsid w:val="0CFD102A"/>
    <w:rsid w:val="0D072C22"/>
    <w:rsid w:val="0D0F71B1"/>
    <w:rsid w:val="0D8F7736"/>
    <w:rsid w:val="0DAC9E13"/>
    <w:rsid w:val="0DBBF0E8"/>
    <w:rsid w:val="0E0121C1"/>
    <w:rsid w:val="0E0303B1"/>
    <w:rsid w:val="0E130E8B"/>
    <w:rsid w:val="0E292937"/>
    <w:rsid w:val="0E2D2237"/>
    <w:rsid w:val="0E40E56F"/>
    <w:rsid w:val="0E4F7B36"/>
    <w:rsid w:val="0E516F9B"/>
    <w:rsid w:val="0E5CE64A"/>
    <w:rsid w:val="0E692E1A"/>
    <w:rsid w:val="0E6FA485"/>
    <w:rsid w:val="0EBD30FD"/>
    <w:rsid w:val="0EE249F5"/>
    <w:rsid w:val="0EE3D997"/>
    <w:rsid w:val="0EF5AEE1"/>
    <w:rsid w:val="0F2A04B7"/>
    <w:rsid w:val="0F550685"/>
    <w:rsid w:val="0F61CD2D"/>
    <w:rsid w:val="0F65123D"/>
    <w:rsid w:val="0F6BDC3C"/>
    <w:rsid w:val="1007C9EC"/>
    <w:rsid w:val="100F9259"/>
    <w:rsid w:val="1049F482"/>
    <w:rsid w:val="105836A2"/>
    <w:rsid w:val="10774B82"/>
    <w:rsid w:val="10B9058A"/>
    <w:rsid w:val="10BD61AD"/>
    <w:rsid w:val="10C03AF4"/>
    <w:rsid w:val="10CDE6D6"/>
    <w:rsid w:val="10E4EB2C"/>
    <w:rsid w:val="10F485C2"/>
    <w:rsid w:val="10FD8412"/>
    <w:rsid w:val="111D7EC2"/>
    <w:rsid w:val="1154A330"/>
    <w:rsid w:val="1160F7AF"/>
    <w:rsid w:val="117BC51E"/>
    <w:rsid w:val="117BEF5C"/>
    <w:rsid w:val="11A38605"/>
    <w:rsid w:val="11BCD80C"/>
    <w:rsid w:val="11DDD7A2"/>
    <w:rsid w:val="11E0ED4E"/>
    <w:rsid w:val="11FF30E0"/>
    <w:rsid w:val="123EFB12"/>
    <w:rsid w:val="12DEF608"/>
    <w:rsid w:val="1348C73A"/>
    <w:rsid w:val="134C46DE"/>
    <w:rsid w:val="13A37F22"/>
    <w:rsid w:val="13F012DB"/>
    <w:rsid w:val="1413A82D"/>
    <w:rsid w:val="14162111"/>
    <w:rsid w:val="1419CACD"/>
    <w:rsid w:val="1434ABBE"/>
    <w:rsid w:val="144A3A24"/>
    <w:rsid w:val="14878193"/>
    <w:rsid w:val="14B64EC0"/>
    <w:rsid w:val="14B74D6A"/>
    <w:rsid w:val="14EBDC5B"/>
    <w:rsid w:val="15037549"/>
    <w:rsid w:val="15083E93"/>
    <w:rsid w:val="152255A1"/>
    <w:rsid w:val="15647A3E"/>
    <w:rsid w:val="15834C29"/>
    <w:rsid w:val="159A5F93"/>
    <w:rsid w:val="15B7B0DD"/>
    <w:rsid w:val="15BE4EAE"/>
    <w:rsid w:val="15DB9655"/>
    <w:rsid w:val="15FD1546"/>
    <w:rsid w:val="164A0B41"/>
    <w:rsid w:val="164C7851"/>
    <w:rsid w:val="165F4A7E"/>
    <w:rsid w:val="1681DF25"/>
    <w:rsid w:val="169056B4"/>
    <w:rsid w:val="1694F540"/>
    <w:rsid w:val="169CE4D4"/>
    <w:rsid w:val="16CD9DAC"/>
    <w:rsid w:val="16F0F30C"/>
    <w:rsid w:val="16FC9806"/>
    <w:rsid w:val="1708C275"/>
    <w:rsid w:val="17101AFE"/>
    <w:rsid w:val="176D9069"/>
    <w:rsid w:val="17A123AE"/>
    <w:rsid w:val="17AA1045"/>
    <w:rsid w:val="17B82565"/>
    <w:rsid w:val="17CD5E6B"/>
    <w:rsid w:val="1843B1B7"/>
    <w:rsid w:val="184D1D09"/>
    <w:rsid w:val="184F5C05"/>
    <w:rsid w:val="18B1DFB8"/>
    <w:rsid w:val="18BEBFAC"/>
    <w:rsid w:val="198B44BB"/>
    <w:rsid w:val="19A8D2C7"/>
    <w:rsid w:val="19E4734F"/>
    <w:rsid w:val="1A1DAEAE"/>
    <w:rsid w:val="1A5E0ECE"/>
    <w:rsid w:val="1AA83EC3"/>
    <w:rsid w:val="1AC028AE"/>
    <w:rsid w:val="1AE9622A"/>
    <w:rsid w:val="1B3BDE5F"/>
    <w:rsid w:val="1B3FF8E1"/>
    <w:rsid w:val="1B426B85"/>
    <w:rsid w:val="1B4E1DD9"/>
    <w:rsid w:val="1B8701BE"/>
    <w:rsid w:val="1B8FCB99"/>
    <w:rsid w:val="1B991BB4"/>
    <w:rsid w:val="1BAAE17A"/>
    <w:rsid w:val="1BAD405E"/>
    <w:rsid w:val="1BBEA207"/>
    <w:rsid w:val="1CB27BDA"/>
    <w:rsid w:val="1CB511ED"/>
    <w:rsid w:val="1D094C74"/>
    <w:rsid w:val="1D154ED9"/>
    <w:rsid w:val="1E190168"/>
    <w:rsid w:val="1E8A139A"/>
    <w:rsid w:val="1E8D90DF"/>
    <w:rsid w:val="1E9D0448"/>
    <w:rsid w:val="1EA40785"/>
    <w:rsid w:val="1EA746FA"/>
    <w:rsid w:val="1EFFBEF2"/>
    <w:rsid w:val="1F084063"/>
    <w:rsid w:val="1F0B884D"/>
    <w:rsid w:val="1F121CD1"/>
    <w:rsid w:val="1F429687"/>
    <w:rsid w:val="1F773BDD"/>
    <w:rsid w:val="1F9561D8"/>
    <w:rsid w:val="1FA94228"/>
    <w:rsid w:val="1FB2292E"/>
    <w:rsid w:val="1FD48F35"/>
    <w:rsid w:val="200182A2"/>
    <w:rsid w:val="20110EB5"/>
    <w:rsid w:val="2048B306"/>
    <w:rsid w:val="205BC3BE"/>
    <w:rsid w:val="20962FFA"/>
    <w:rsid w:val="20A76CEE"/>
    <w:rsid w:val="20B53469"/>
    <w:rsid w:val="20C186F9"/>
    <w:rsid w:val="2112814D"/>
    <w:rsid w:val="217CA6E3"/>
    <w:rsid w:val="21A348A3"/>
    <w:rsid w:val="21B1D8B1"/>
    <w:rsid w:val="21DA388E"/>
    <w:rsid w:val="21E9EFB7"/>
    <w:rsid w:val="2202E151"/>
    <w:rsid w:val="2204BE2D"/>
    <w:rsid w:val="2207BEF7"/>
    <w:rsid w:val="220DBF0A"/>
    <w:rsid w:val="223C050F"/>
    <w:rsid w:val="225D98F7"/>
    <w:rsid w:val="226450E8"/>
    <w:rsid w:val="2278419D"/>
    <w:rsid w:val="2284DC61"/>
    <w:rsid w:val="228E3C15"/>
    <w:rsid w:val="22A3434D"/>
    <w:rsid w:val="22A8F487"/>
    <w:rsid w:val="22BE23C7"/>
    <w:rsid w:val="22CF6D00"/>
    <w:rsid w:val="22F78269"/>
    <w:rsid w:val="23621A64"/>
    <w:rsid w:val="23AE25BF"/>
    <w:rsid w:val="23E161E7"/>
    <w:rsid w:val="241DFFD4"/>
    <w:rsid w:val="243599D0"/>
    <w:rsid w:val="24392682"/>
    <w:rsid w:val="252838ED"/>
    <w:rsid w:val="254697A8"/>
    <w:rsid w:val="254FB8B9"/>
    <w:rsid w:val="25593E3A"/>
    <w:rsid w:val="25929664"/>
    <w:rsid w:val="2594C653"/>
    <w:rsid w:val="25C501CE"/>
    <w:rsid w:val="25DEE5D7"/>
    <w:rsid w:val="2609D460"/>
    <w:rsid w:val="263181EE"/>
    <w:rsid w:val="2640E347"/>
    <w:rsid w:val="265D525D"/>
    <w:rsid w:val="2665144C"/>
    <w:rsid w:val="269B95E6"/>
    <w:rsid w:val="26A14A6F"/>
    <w:rsid w:val="26A6598A"/>
    <w:rsid w:val="26CBCFD4"/>
    <w:rsid w:val="26DF1ECC"/>
    <w:rsid w:val="27234223"/>
    <w:rsid w:val="27432361"/>
    <w:rsid w:val="27810379"/>
    <w:rsid w:val="27C7CC88"/>
    <w:rsid w:val="27EA0B5B"/>
    <w:rsid w:val="27ECB937"/>
    <w:rsid w:val="2809BD7D"/>
    <w:rsid w:val="2826BB40"/>
    <w:rsid w:val="282BD9E6"/>
    <w:rsid w:val="2868CECF"/>
    <w:rsid w:val="2880D7AB"/>
    <w:rsid w:val="28984B59"/>
    <w:rsid w:val="28D4D75F"/>
    <w:rsid w:val="28EC4098"/>
    <w:rsid w:val="28F5C47F"/>
    <w:rsid w:val="2930ABBE"/>
    <w:rsid w:val="294124ED"/>
    <w:rsid w:val="29619BE1"/>
    <w:rsid w:val="2983541A"/>
    <w:rsid w:val="2989ADB9"/>
    <w:rsid w:val="29910F10"/>
    <w:rsid w:val="29F6D5B1"/>
    <w:rsid w:val="2A2C0233"/>
    <w:rsid w:val="2A345122"/>
    <w:rsid w:val="2AB2ADE7"/>
    <w:rsid w:val="2AD37DE6"/>
    <w:rsid w:val="2AF5CC00"/>
    <w:rsid w:val="2B03231E"/>
    <w:rsid w:val="2B424B81"/>
    <w:rsid w:val="2B42FEEB"/>
    <w:rsid w:val="2B462D96"/>
    <w:rsid w:val="2B8345DE"/>
    <w:rsid w:val="2B8AD9A6"/>
    <w:rsid w:val="2C1CA80A"/>
    <w:rsid w:val="2C2BA99A"/>
    <w:rsid w:val="2C2FA8C7"/>
    <w:rsid w:val="2C8638E8"/>
    <w:rsid w:val="2C9710C4"/>
    <w:rsid w:val="2CFE04A5"/>
    <w:rsid w:val="2D408837"/>
    <w:rsid w:val="2D480EB9"/>
    <w:rsid w:val="2D660B5D"/>
    <w:rsid w:val="2D7F12FA"/>
    <w:rsid w:val="2D9911B7"/>
    <w:rsid w:val="2DD9BB8D"/>
    <w:rsid w:val="2DF0A3A5"/>
    <w:rsid w:val="2DFF3364"/>
    <w:rsid w:val="2E087FA1"/>
    <w:rsid w:val="2E17ED23"/>
    <w:rsid w:val="2E186946"/>
    <w:rsid w:val="2E5F6700"/>
    <w:rsid w:val="2E7F051B"/>
    <w:rsid w:val="2EC5EE07"/>
    <w:rsid w:val="2ECE07C2"/>
    <w:rsid w:val="2ED72D35"/>
    <w:rsid w:val="2F051A9B"/>
    <w:rsid w:val="2F340A75"/>
    <w:rsid w:val="2F52D5F7"/>
    <w:rsid w:val="2F7BCFCF"/>
    <w:rsid w:val="2FA96BE1"/>
    <w:rsid w:val="2FAAB26D"/>
    <w:rsid w:val="2FE1274F"/>
    <w:rsid w:val="30039FB5"/>
    <w:rsid w:val="30400D45"/>
    <w:rsid w:val="30BD9D41"/>
    <w:rsid w:val="3111EE30"/>
    <w:rsid w:val="3168F185"/>
    <w:rsid w:val="319347E0"/>
    <w:rsid w:val="319E5052"/>
    <w:rsid w:val="31B137B0"/>
    <w:rsid w:val="3256F6C7"/>
    <w:rsid w:val="326C8D3E"/>
    <w:rsid w:val="327EF840"/>
    <w:rsid w:val="328AF2FB"/>
    <w:rsid w:val="32C45F44"/>
    <w:rsid w:val="32C814A4"/>
    <w:rsid w:val="32D783B0"/>
    <w:rsid w:val="32EFFA46"/>
    <w:rsid w:val="331180A7"/>
    <w:rsid w:val="332AA8AA"/>
    <w:rsid w:val="335ACF8D"/>
    <w:rsid w:val="336E17FA"/>
    <w:rsid w:val="33BE8062"/>
    <w:rsid w:val="33C475CA"/>
    <w:rsid w:val="33FFFD8F"/>
    <w:rsid w:val="342B61C2"/>
    <w:rsid w:val="343FD186"/>
    <w:rsid w:val="344DC051"/>
    <w:rsid w:val="34575910"/>
    <w:rsid w:val="3476535D"/>
    <w:rsid w:val="34B763DD"/>
    <w:rsid w:val="34C3BE84"/>
    <w:rsid w:val="34EF7CB6"/>
    <w:rsid w:val="352A21C3"/>
    <w:rsid w:val="35355F76"/>
    <w:rsid w:val="358A27D8"/>
    <w:rsid w:val="35EF6200"/>
    <w:rsid w:val="35F300F0"/>
    <w:rsid w:val="36090422"/>
    <w:rsid w:val="3617957A"/>
    <w:rsid w:val="3632FC8C"/>
    <w:rsid w:val="364564D2"/>
    <w:rsid w:val="36AC6D26"/>
    <w:rsid w:val="36C958F1"/>
    <w:rsid w:val="36E0AC51"/>
    <w:rsid w:val="3718CCF9"/>
    <w:rsid w:val="37190EF3"/>
    <w:rsid w:val="373BD1D3"/>
    <w:rsid w:val="374DC3F8"/>
    <w:rsid w:val="375271C5"/>
    <w:rsid w:val="380AA3A2"/>
    <w:rsid w:val="381142B3"/>
    <w:rsid w:val="3828B83D"/>
    <w:rsid w:val="38309453"/>
    <w:rsid w:val="38768DFF"/>
    <w:rsid w:val="38879C2A"/>
    <w:rsid w:val="3887D021"/>
    <w:rsid w:val="390539B6"/>
    <w:rsid w:val="391CE524"/>
    <w:rsid w:val="3920A3C2"/>
    <w:rsid w:val="39428C49"/>
    <w:rsid w:val="395C45C6"/>
    <w:rsid w:val="3975E098"/>
    <w:rsid w:val="398E9966"/>
    <w:rsid w:val="39AA069C"/>
    <w:rsid w:val="3A0DD49E"/>
    <w:rsid w:val="3A2EE28F"/>
    <w:rsid w:val="3A2F5F0A"/>
    <w:rsid w:val="3A2FC64A"/>
    <w:rsid w:val="3A40C9D9"/>
    <w:rsid w:val="3ADE5B9D"/>
    <w:rsid w:val="3AF04683"/>
    <w:rsid w:val="3AFF37E8"/>
    <w:rsid w:val="3B4B8DAC"/>
    <w:rsid w:val="3B6D1948"/>
    <w:rsid w:val="3B83941C"/>
    <w:rsid w:val="3BB63405"/>
    <w:rsid w:val="3BDF4018"/>
    <w:rsid w:val="3BDFB465"/>
    <w:rsid w:val="3C06BDE7"/>
    <w:rsid w:val="3C18C5A7"/>
    <w:rsid w:val="3C23C7E4"/>
    <w:rsid w:val="3C4D1663"/>
    <w:rsid w:val="3CBC51EF"/>
    <w:rsid w:val="3CC91267"/>
    <w:rsid w:val="3CC91D7A"/>
    <w:rsid w:val="3CCFF4BF"/>
    <w:rsid w:val="3CE6B03B"/>
    <w:rsid w:val="3D4598E2"/>
    <w:rsid w:val="3D81BAC9"/>
    <w:rsid w:val="3D89BA0F"/>
    <w:rsid w:val="3E050DD8"/>
    <w:rsid w:val="3E2FC490"/>
    <w:rsid w:val="3E32F5CE"/>
    <w:rsid w:val="3E490629"/>
    <w:rsid w:val="3E4C2522"/>
    <w:rsid w:val="3E5CDA0D"/>
    <w:rsid w:val="3E73AA20"/>
    <w:rsid w:val="3E94DBD6"/>
    <w:rsid w:val="3EFAF907"/>
    <w:rsid w:val="3F13645E"/>
    <w:rsid w:val="3F4F3703"/>
    <w:rsid w:val="3FC73C05"/>
    <w:rsid w:val="3FD3C7C0"/>
    <w:rsid w:val="4012AF6C"/>
    <w:rsid w:val="402B8669"/>
    <w:rsid w:val="402D110E"/>
    <w:rsid w:val="40AD2A60"/>
    <w:rsid w:val="40C9BF77"/>
    <w:rsid w:val="4137B8A3"/>
    <w:rsid w:val="41576350"/>
    <w:rsid w:val="41709770"/>
    <w:rsid w:val="41750790"/>
    <w:rsid w:val="4194F027"/>
    <w:rsid w:val="41A53FF9"/>
    <w:rsid w:val="41B5FFE5"/>
    <w:rsid w:val="41C672EC"/>
    <w:rsid w:val="4204CFCB"/>
    <w:rsid w:val="422B7812"/>
    <w:rsid w:val="423AF7B4"/>
    <w:rsid w:val="423E85E6"/>
    <w:rsid w:val="4251AB53"/>
    <w:rsid w:val="427111B1"/>
    <w:rsid w:val="42B263E1"/>
    <w:rsid w:val="42E01EAB"/>
    <w:rsid w:val="42F70D48"/>
    <w:rsid w:val="433ECAFA"/>
    <w:rsid w:val="433EE01E"/>
    <w:rsid w:val="4341712A"/>
    <w:rsid w:val="43473E2E"/>
    <w:rsid w:val="43515BFE"/>
    <w:rsid w:val="435FDD1F"/>
    <w:rsid w:val="436E832D"/>
    <w:rsid w:val="43707550"/>
    <w:rsid w:val="43D1E81F"/>
    <w:rsid w:val="43D424A7"/>
    <w:rsid w:val="43EA955D"/>
    <w:rsid w:val="442A3606"/>
    <w:rsid w:val="44A90548"/>
    <w:rsid w:val="45228E34"/>
    <w:rsid w:val="45502031"/>
    <w:rsid w:val="45714B4A"/>
    <w:rsid w:val="45762DDB"/>
    <w:rsid w:val="45788883"/>
    <w:rsid w:val="457FB4C0"/>
    <w:rsid w:val="458ACD38"/>
    <w:rsid w:val="4597FF8F"/>
    <w:rsid w:val="45ADDD8D"/>
    <w:rsid w:val="45ADEF64"/>
    <w:rsid w:val="45E3A5E5"/>
    <w:rsid w:val="45E97D63"/>
    <w:rsid w:val="460BFD10"/>
    <w:rsid w:val="4640980F"/>
    <w:rsid w:val="466127A9"/>
    <w:rsid w:val="46836035"/>
    <w:rsid w:val="46DFCCF9"/>
    <w:rsid w:val="46EAE16A"/>
    <w:rsid w:val="46F009DD"/>
    <w:rsid w:val="4738B7BC"/>
    <w:rsid w:val="477004B2"/>
    <w:rsid w:val="47B7D3F2"/>
    <w:rsid w:val="47CFFAB2"/>
    <w:rsid w:val="485ACC7B"/>
    <w:rsid w:val="48671A16"/>
    <w:rsid w:val="486DC258"/>
    <w:rsid w:val="487B011A"/>
    <w:rsid w:val="48A9758B"/>
    <w:rsid w:val="48BA7F19"/>
    <w:rsid w:val="48CE2AB7"/>
    <w:rsid w:val="4918BBE9"/>
    <w:rsid w:val="4920E4CA"/>
    <w:rsid w:val="492B608A"/>
    <w:rsid w:val="494FC8B9"/>
    <w:rsid w:val="496BD535"/>
    <w:rsid w:val="49829306"/>
    <w:rsid w:val="49B72091"/>
    <w:rsid w:val="49BAB389"/>
    <w:rsid w:val="49EB835B"/>
    <w:rsid w:val="49F58D71"/>
    <w:rsid w:val="49FC1788"/>
    <w:rsid w:val="4A054058"/>
    <w:rsid w:val="4A3F97B6"/>
    <w:rsid w:val="4A4B12E6"/>
    <w:rsid w:val="4A52F7F7"/>
    <w:rsid w:val="4A8207DD"/>
    <w:rsid w:val="4A8A7B90"/>
    <w:rsid w:val="4A9795B6"/>
    <w:rsid w:val="4AC9732D"/>
    <w:rsid w:val="4ADC3554"/>
    <w:rsid w:val="4B40E3E6"/>
    <w:rsid w:val="4B6D57EF"/>
    <w:rsid w:val="4B8C6C0D"/>
    <w:rsid w:val="4B8CA5E4"/>
    <w:rsid w:val="4BA75B9C"/>
    <w:rsid w:val="4BAC62B3"/>
    <w:rsid w:val="4BCED93C"/>
    <w:rsid w:val="4BDA9477"/>
    <w:rsid w:val="4C761CD7"/>
    <w:rsid w:val="4C923849"/>
    <w:rsid w:val="4CB69C12"/>
    <w:rsid w:val="4CD78D42"/>
    <w:rsid w:val="4D0247CF"/>
    <w:rsid w:val="4D0B1319"/>
    <w:rsid w:val="4D101A78"/>
    <w:rsid w:val="4D712DD7"/>
    <w:rsid w:val="4D7A2161"/>
    <w:rsid w:val="4DA82B1A"/>
    <w:rsid w:val="4DB70549"/>
    <w:rsid w:val="4DFCA141"/>
    <w:rsid w:val="4E0563AE"/>
    <w:rsid w:val="4E34F63E"/>
    <w:rsid w:val="4E45443D"/>
    <w:rsid w:val="4E60FBEC"/>
    <w:rsid w:val="4EA43FCA"/>
    <w:rsid w:val="4ED88F1A"/>
    <w:rsid w:val="4F0EDE2D"/>
    <w:rsid w:val="4F244F43"/>
    <w:rsid w:val="4F390D6C"/>
    <w:rsid w:val="4F45912E"/>
    <w:rsid w:val="4F8EEE14"/>
    <w:rsid w:val="4F97EE79"/>
    <w:rsid w:val="4FFD31ED"/>
    <w:rsid w:val="50059590"/>
    <w:rsid w:val="500DD149"/>
    <w:rsid w:val="5031B1D1"/>
    <w:rsid w:val="503B20CF"/>
    <w:rsid w:val="505152FC"/>
    <w:rsid w:val="505EF9B6"/>
    <w:rsid w:val="50A41A71"/>
    <w:rsid w:val="50B16824"/>
    <w:rsid w:val="50C198FF"/>
    <w:rsid w:val="50CA5EAA"/>
    <w:rsid w:val="50D1B7EA"/>
    <w:rsid w:val="50DC61AF"/>
    <w:rsid w:val="50FB39E8"/>
    <w:rsid w:val="51019B8D"/>
    <w:rsid w:val="512719DB"/>
    <w:rsid w:val="51294A4A"/>
    <w:rsid w:val="5156C836"/>
    <w:rsid w:val="5184D9AA"/>
    <w:rsid w:val="5191B742"/>
    <w:rsid w:val="51958B63"/>
    <w:rsid w:val="519B419C"/>
    <w:rsid w:val="51C3C66F"/>
    <w:rsid w:val="51CA6C9E"/>
    <w:rsid w:val="51E4F0D6"/>
    <w:rsid w:val="51EE9A42"/>
    <w:rsid w:val="5201C072"/>
    <w:rsid w:val="52357D2F"/>
    <w:rsid w:val="525ACBB3"/>
    <w:rsid w:val="52E5237C"/>
    <w:rsid w:val="53366F95"/>
    <w:rsid w:val="535CF5CE"/>
    <w:rsid w:val="535E9568"/>
    <w:rsid w:val="5377861A"/>
    <w:rsid w:val="53795ACF"/>
    <w:rsid w:val="53A52FA3"/>
    <w:rsid w:val="53BBBA15"/>
    <w:rsid w:val="53D746F5"/>
    <w:rsid w:val="53E51108"/>
    <w:rsid w:val="540A78E6"/>
    <w:rsid w:val="5466146D"/>
    <w:rsid w:val="547582C4"/>
    <w:rsid w:val="547693FC"/>
    <w:rsid w:val="54786BD8"/>
    <w:rsid w:val="54D0722A"/>
    <w:rsid w:val="54E52FA5"/>
    <w:rsid w:val="54EE24DB"/>
    <w:rsid w:val="55468923"/>
    <w:rsid w:val="55BB6591"/>
    <w:rsid w:val="563E4218"/>
    <w:rsid w:val="56426586"/>
    <w:rsid w:val="56F5342B"/>
    <w:rsid w:val="5705099F"/>
    <w:rsid w:val="570B9592"/>
    <w:rsid w:val="57462BE6"/>
    <w:rsid w:val="5758BA00"/>
    <w:rsid w:val="578234BC"/>
    <w:rsid w:val="57B3C9B2"/>
    <w:rsid w:val="57C2FDF1"/>
    <w:rsid w:val="583CD1D2"/>
    <w:rsid w:val="586FBA9B"/>
    <w:rsid w:val="58C3011C"/>
    <w:rsid w:val="58CF0CB6"/>
    <w:rsid w:val="58D2F592"/>
    <w:rsid w:val="590503DF"/>
    <w:rsid w:val="594EB22A"/>
    <w:rsid w:val="59738083"/>
    <w:rsid w:val="5988BA40"/>
    <w:rsid w:val="599FA727"/>
    <w:rsid w:val="59A67055"/>
    <w:rsid w:val="59C7A697"/>
    <w:rsid w:val="59D07B2A"/>
    <w:rsid w:val="5A3748B2"/>
    <w:rsid w:val="5A41EAA0"/>
    <w:rsid w:val="5B03645B"/>
    <w:rsid w:val="5B0D6C99"/>
    <w:rsid w:val="5B32A18E"/>
    <w:rsid w:val="5B6EFE50"/>
    <w:rsid w:val="5B839972"/>
    <w:rsid w:val="5B8EF6D4"/>
    <w:rsid w:val="5BA6F1E5"/>
    <w:rsid w:val="5BB4B973"/>
    <w:rsid w:val="5BB75DBC"/>
    <w:rsid w:val="5BC32CB4"/>
    <w:rsid w:val="5BCA8C03"/>
    <w:rsid w:val="5BD28BC9"/>
    <w:rsid w:val="5BED754B"/>
    <w:rsid w:val="5C2871D4"/>
    <w:rsid w:val="5C396CC9"/>
    <w:rsid w:val="5C527BA5"/>
    <w:rsid w:val="5C63D055"/>
    <w:rsid w:val="5C696948"/>
    <w:rsid w:val="5C93EE7B"/>
    <w:rsid w:val="5C9AD25C"/>
    <w:rsid w:val="5CBD3D5C"/>
    <w:rsid w:val="5CFF57FD"/>
    <w:rsid w:val="5D4C1B61"/>
    <w:rsid w:val="5D565D41"/>
    <w:rsid w:val="5D8E1327"/>
    <w:rsid w:val="5D9C85A7"/>
    <w:rsid w:val="5DFEFE23"/>
    <w:rsid w:val="5E0CBFC2"/>
    <w:rsid w:val="5E2C347F"/>
    <w:rsid w:val="5E55CDED"/>
    <w:rsid w:val="5E7B896E"/>
    <w:rsid w:val="5E7E8E3E"/>
    <w:rsid w:val="5E8C078A"/>
    <w:rsid w:val="5EB0EA7B"/>
    <w:rsid w:val="5EDE30A6"/>
    <w:rsid w:val="5F320137"/>
    <w:rsid w:val="5F757A95"/>
    <w:rsid w:val="5F93DC6C"/>
    <w:rsid w:val="5FB502D0"/>
    <w:rsid w:val="5FFDDF96"/>
    <w:rsid w:val="600C3935"/>
    <w:rsid w:val="6030B1C1"/>
    <w:rsid w:val="60751BDF"/>
    <w:rsid w:val="6095B421"/>
    <w:rsid w:val="60C0FB23"/>
    <w:rsid w:val="61145BE3"/>
    <w:rsid w:val="614D81AD"/>
    <w:rsid w:val="615A83D0"/>
    <w:rsid w:val="61697DB1"/>
    <w:rsid w:val="616F2E00"/>
    <w:rsid w:val="61B3CD0D"/>
    <w:rsid w:val="61C5AA31"/>
    <w:rsid w:val="62254E9F"/>
    <w:rsid w:val="62717231"/>
    <w:rsid w:val="628CA6AB"/>
    <w:rsid w:val="628D85B5"/>
    <w:rsid w:val="62A92E71"/>
    <w:rsid w:val="630BF445"/>
    <w:rsid w:val="631DA21B"/>
    <w:rsid w:val="633FEC0E"/>
    <w:rsid w:val="6366DB54"/>
    <w:rsid w:val="637F0BAA"/>
    <w:rsid w:val="63814FC7"/>
    <w:rsid w:val="63E5416F"/>
    <w:rsid w:val="64086512"/>
    <w:rsid w:val="643C755C"/>
    <w:rsid w:val="6445F158"/>
    <w:rsid w:val="644A5FBA"/>
    <w:rsid w:val="645E6425"/>
    <w:rsid w:val="648A050A"/>
    <w:rsid w:val="64CB3C1D"/>
    <w:rsid w:val="64DEFE7D"/>
    <w:rsid w:val="64FFB4F5"/>
    <w:rsid w:val="65052E3E"/>
    <w:rsid w:val="652A2458"/>
    <w:rsid w:val="65739D61"/>
    <w:rsid w:val="658BF029"/>
    <w:rsid w:val="65ACC9A7"/>
    <w:rsid w:val="66109A17"/>
    <w:rsid w:val="661F0E60"/>
    <w:rsid w:val="6627A137"/>
    <w:rsid w:val="664C2644"/>
    <w:rsid w:val="6661D6C1"/>
    <w:rsid w:val="66D11F24"/>
    <w:rsid w:val="67607C9A"/>
    <w:rsid w:val="6773D528"/>
    <w:rsid w:val="67949837"/>
    <w:rsid w:val="67D7442B"/>
    <w:rsid w:val="67F25218"/>
    <w:rsid w:val="6822EF14"/>
    <w:rsid w:val="689A4B11"/>
    <w:rsid w:val="68A30949"/>
    <w:rsid w:val="68AC423C"/>
    <w:rsid w:val="6903A2B7"/>
    <w:rsid w:val="6927852F"/>
    <w:rsid w:val="6955A1B9"/>
    <w:rsid w:val="69659A65"/>
    <w:rsid w:val="69753F8A"/>
    <w:rsid w:val="6996D4A1"/>
    <w:rsid w:val="69BEAE2B"/>
    <w:rsid w:val="69CAEFD6"/>
    <w:rsid w:val="69E140F3"/>
    <w:rsid w:val="6A2CFCD7"/>
    <w:rsid w:val="6A36FD97"/>
    <w:rsid w:val="6A771963"/>
    <w:rsid w:val="6A84D4B2"/>
    <w:rsid w:val="6A9DF5CE"/>
    <w:rsid w:val="6A9EBC6C"/>
    <w:rsid w:val="6AE1E68B"/>
    <w:rsid w:val="6B53B341"/>
    <w:rsid w:val="6B600958"/>
    <w:rsid w:val="6B702712"/>
    <w:rsid w:val="6BC21FCF"/>
    <w:rsid w:val="6BD57D1E"/>
    <w:rsid w:val="6C1E6FB3"/>
    <w:rsid w:val="6C36EED4"/>
    <w:rsid w:val="6CA18593"/>
    <w:rsid w:val="6CA3FF14"/>
    <w:rsid w:val="6CFFA953"/>
    <w:rsid w:val="6D0CD696"/>
    <w:rsid w:val="6D3AC6B5"/>
    <w:rsid w:val="6D6AA798"/>
    <w:rsid w:val="6D75C8EE"/>
    <w:rsid w:val="6D7B93E2"/>
    <w:rsid w:val="6D82C511"/>
    <w:rsid w:val="6D84CE22"/>
    <w:rsid w:val="6DFA6252"/>
    <w:rsid w:val="6E07A6DA"/>
    <w:rsid w:val="6E377BB9"/>
    <w:rsid w:val="6E577291"/>
    <w:rsid w:val="6E5AE414"/>
    <w:rsid w:val="6F31658D"/>
    <w:rsid w:val="6F373ED0"/>
    <w:rsid w:val="6F3DAAF7"/>
    <w:rsid w:val="6F5C69E0"/>
    <w:rsid w:val="6F81EBBB"/>
    <w:rsid w:val="6F977728"/>
    <w:rsid w:val="6FBB82F9"/>
    <w:rsid w:val="6FE318F7"/>
    <w:rsid w:val="7021AFCA"/>
    <w:rsid w:val="7022BF01"/>
    <w:rsid w:val="70313685"/>
    <w:rsid w:val="7038D3BE"/>
    <w:rsid w:val="7058C3A3"/>
    <w:rsid w:val="70B76820"/>
    <w:rsid w:val="70D104F4"/>
    <w:rsid w:val="712F17CA"/>
    <w:rsid w:val="714CDF75"/>
    <w:rsid w:val="715CED19"/>
    <w:rsid w:val="71B3866F"/>
    <w:rsid w:val="71BA26C4"/>
    <w:rsid w:val="71BC6E69"/>
    <w:rsid w:val="71C8BD27"/>
    <w:rsid w:val="71D3B491"/>
    <w:rsid w:val="71E14A0F"/>
    <w:rsid w:val="71EF92DB"/>
    <w:rsid w:val="72121766"/>
    <w:rsid w:val="72455461"/>
    <w:rsid w:val="7269EFCA"/>
    <w:rsid w:val="726D9D1C"/>
    <w:rsid w:val="72707253"/>
    <w:rsid w:val="7276F95A"/>
    <w:rsid w:val="72789659"/>
    <w:rsid w:val="727A1992"/>
    <w:rsid w:val="72C0213D"/>
    <w:rsid w:val="72CA0727"/>
    <w:rsid w:val="72E551FB"/>
    <w:rsid w:val="72FE0E79"/>
    <w:rsid w:val="7300E012"/>
    <w:rsid w:val="734BCE71"/>
    <w:rsid w:val="73583846"/>
    <w:rsid w:val="736B9D74"/>
    <w:rsid w:val="73DC91AD"/>
    <w:rsid w:val="7400AD0F"/>
    <w:rsid w:val="7424A7C4"/>
    <w:rsid w:val="742D683A"/>
    <w:rsid w:val="743DFE87"/>
    <w:rsid w:val="7446E2C4"/>
    <w:rsid w:val="7447345D"/>
    <w:rsid w:val="74950102"/>
    <w:rsid w:val="74D38243"/>
    <w:rsid w:val="74E05386"/>
    <w:rsid w:val="752B090C"/>
    <w:rsid w:val="7552E30C"/>
    <w:rsid w:val="758BF5B3"/>
    <w:rsid w:val="75BD81E4"/>
    <w:rsid w:val="75CE1A7F"/>
    <w:rsid w:val="75DC5FB1"/>
    <w:rsid w:val="75E5DAE9"/>
    <w:rsid w:val="75F59784"/>
    <w:rsid w:val="75FFE052"/>
    <w:rsid w:val="761EC6F7"/>
    <w:rsid w:val="76A93B98"/>
    <w:rsid w:val="76ABE534"/>
    <w:rsid w:val="76C3D42B"/>
    <w:rsid w:val="76E52288"/>
    <w:rsid w:val="772C7D4F"/>
    <w:rsid w:val="7734AA54"/>
    <w:rsid w:val="774209EE"/>
    <w:rsid w:val="777B6AF3"/>
    <w:rsid w:val="77853C7E"/>
    <w:rsid w:val="77C11075"/>
    <w:rsid w:val="77F1C66C"/>
    <w:rsid w:val="78272EB7"/>
    <w:rsid w:val="78698065"/>
    <w:rsid w:val="786ED9E4"/>
    <w:rsid w:val="78719795"/>
    <w:rsid w:val="7882854A"/>
    <w:rsid w:val="78934739"/>
    <w:rsid w:val="791BF1A3"/>
    <w:rsid w:val="793FB2CE"/>
    <w:rsid w:val="7957411A"/>
    <w:rsid w:val="7969C217"/>
    <w:rsid w:val="796A089C"/>
    <w:rsid w:val="79869A86"/>
    <w:rsid w:val="79AD6BE1"/>
    <w:rsid w:val="79BBE23A"/>
    <w:rsid w:val="79DC9F93"/>
    <w:rsid w:val="79F73FA7"/>
    <w:rsid w:val="7A544771"/>
    <w:rsid w:val="7A9D065F"/>
    <w:rsid w:val="7ACBF1C6"/>
    <w:rsid w:val="7AD9E6A2"/>
    <w:rsid w:val="7AE9EDC1"/>
    <w:rsid w:val="7AF39666"/>
    <w:rsid w:val="7AF5FC81"/>
    <w:rsid w:val="7B22DF8D"/>
    <w:rsid w:val="7B66BFD9"/>
    <w:rsid w:val="7B771F8D"/>
    <w:rsid w:val="7B88FAD3"/>
    <w:rsid w:val="7BB5F52C"/>
    <w:rsid w:val="7BBAB455"/>
    <w:rsid w:val="7C0F186B"/>
    <w:rsid w:val="7C243ED7"/>
    <w:rsid w:val="7C3A0852"/>
    <w:rsid w:val="7C448187"/>
    <w:rsid w:val="7C53F0C5"/>
    <w:rsid w:val="7C987278"/>
    <w:rsid w:val="7C9B7EA9"/>
    <w:rsid w:val="7C9CE79C"/>
    <w:rsid w:val="7CC2D61D"/>
    <w:rsid w:val="7CC48D9C"/>
    <w:rsid w:val="7CE35678"/>
    <w:rsid w:val="7CFCF804"/>
    <w:rsid w:val="7D17C3CB"/>
    <w:rsid w:val="7D19C1B5"/>
    <w:rsid w:val="7D48F63D"/>
    <w:rsid w:val="7D6CBD5E"/>
    <w:rsid w:val="7D6D79BB"/>
    <w:rsid w:val="7DA5749F"/>
    <w:rsid w:val="7DC40D44"/>
    <w:rsid w:val="7DD65162"/>
    <w:rsid w:val="7DF0C2C5"/>
    <w:rsid w:val="7E13999F"/>
    <w:rsid w:val="7E99431F"/>
    <w:rsid w:val="7EC3AA77"/>
    <w:rsid w:val="7F16EC03"/>
    <w:rsid w:val="7F3FCEB7"/>
    <w:rsid w:val="7F7E8010"/>
    <w:rsid w:val="7F8AF1A6"/>
    <w:rsid w:val="7FB6BDBD"/>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E8010"/>
  <w15:chartTrackingRefBased/>
  <w15:docId w15:val="{880C5B06-4A24-4978-A330-9AFB585B3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3BF9"/>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3476535D"/>
    <w:pPr>
      <w:tabs>
        <w:tab w:val="center" w:pos="4680"/>
        <w:tab w:val="right" w:pos="9360"/>
      </w:tabs>
      <w:spacing w:after="0" w:line="240" w:lineRule="auto"/>
    </w:pPr>
  </w:style>
  <w:style w:type="paragraph" w:styleId="Rodap">
    <w:name w:val="footer"/>
    <w:basedOn w:val="Normal"/>
    <w:link w:val="RodapChar"/>
    <w:uiPriority w:val="99"/>
    <w:unhideWhenUsed/>
    <w:rsid w:val="3476535D"/>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RodapChar" w:customStyle="1">
    <w:name w:val="Rodapé Char"/>
    <w:basedOn w:val="Fontepargpadro"/>
    <w:link w:val="Rodap"/>
    <w:uiPriority w:val="99"/>
    <w:rsid w:val="00430BDC"/>
  </w:style>
  <w:style w:type="paragraph" w:styleId="PargrafodaLista">
    <w:name w:val="List Paragraph"/>
    <w:basedOn w:val="Normal"/>
    <w:uiPriority w:val="34"/>
    <w:qFormat/>
    <w:rsid w:val="00583E34"/>
    <w:pPr>
      <w:spacing w:after="200" w:line="360" w:lineRule="auto"/>
      <w:ind w:left="720"/>
      <w:contextualSpacing/>
      <w:jc w:val="both"/>
    </w:pPr>
    <w:rPr>
      <w:rFonts w:ascii="Arial" w:hAnsi="Arial" w:eastAsia="Arial" w:cs="Arial"/>
      <w:lang w:val="en-US" w:eastAsia="ja-JP"/>
    </w:rPr>
  </w:style>
  <w:style w:type="character" w:styleId="Hyperlink">
    <w:name w:val="Hyperlink"/>
    <w:basedOn w:val="Fontepargpadro"/>
    <w:uiPriority w:val="99"/>
    <w:unhideWhenUsed/>
    <w:rsid w:val="00583E34"/>
    <w:rPr>
      <w:color w:val="0000FF"/>
      <w:u w:val="single"/>
    </w:rPr>
  </w:style>
  <w:style w:type="paragraph" w:styleId="Blocos" w:customStyle="1">
    <w:name w:val="Blocos"/>
    <w:basedOn w:val="Normal"/>
    <w:link w:val="BlocosChar"/>
    <w:qFormat/>
    <w:rsid w:val="00FE3BBA"/>
    <w:pPr>
      <w:spacing w:after="200" w:line="360" w:lineRule="auto"/>
      <w:jc w:val="both"/>
    </w:pPr>
    <w:rPr>
      <w:rFonts w:ascii="Arial" w:hAnsi="Arial" w:eastAsia="Arial" w:cs="Arial"/>
      <w:color w:val="FF0000"/>
      <w:lang w:val="en-US" w:eastAsia="ja-JP"/>
    </w:rPr>
  </w:style>
  <w:style w:type="character" w:styleId="BlocosChar" w:customStyle="1">
    <w:name w:val="Blocos Char"/>
    <w:basedOn w:val="Fontepargpadro"/>
    <w:link w:val="Blocos"/>
    <w:rsid w:val="00FE3BBA"/>
    <w:rPr>
      <w:rFonts w:ascii="Arial" w:hAnsi="Arial" w:eastAsia="Arial" w:cs="Arial"/>
      <w:color w:val="FF0000"/>
      <w:lang w:val="en-US" w:eastAsia="ja-JP"/>
    </w:rPr>
  </w:style>
  <w:style w:type="paragraph" w:styleId="Aula" w:customStyle="1">
    <w:name w:val="Aula"/>
    <w:basedOn w:val="Normal"/>
    <w:link w:val="AulaChar"/>
    <w:qFormat/>
    <w:rsid w:val="00616231"/>
    <w:rPr>
      <w:rFonts w:eastAsiaTheme="minorEastAsia"/>
      <w:b/>
      <w:bCs/>
      <w:color w:val="4DBFEA"/>
      <w:sz w:val="48"/>
      <w:szCs w:val="48"/>
    </w:rPr>
  </w:style>
  <w:style w:type="character" w:styleId="AulaChar" w:customStyle="1">
    <w:name w:val="Aula Char"/>
    <w:basedOn w:val="Fontepargpadro"/>
    <w:link w:val="Aula"/>
    <w:rsid w:val="00616231"/>
    <w:rPr>
      <w:rFonts w:eastAsiaTheme="minorEastAsia"/>
      <w:b/>
      <w:bCs/>
      <w:color w:val="4DBFEA"/>
      <w:sz w:val="48"/>
      <w:szCs w:val="48"/>
    </w:rPr>
  </w:style>
  <w:style w:type="character" w:styleId="Refdecomentrio">
    <w:name w:val="annotation reference"/>
    <w:basedOn w:val="Fontepargpadro"/>
    <w:uiPriority w:val="99"/>
    <w:semiHidden/>
    <w:unhideWhenUsed/>
    <w:rsid w:val="00ED1A82"/>
    <w:rPr>
      <w:sz w:val="16"/>
      <w:szCs w:val="16"/>
    </w:rPr>
  </w:style>
  <w:style w:type="paragraph" w:styleId="Textodecomentrio">
    <w:name w:val="annotation text"/>
    <w:basedOn w:val="Normal"/>
    <w:link w:val="TextodecomentrioChar"/>
    <w:uiPriority w:val="99"/>
    <w:unhideWhenUsed/>
    <w:rsid w:val="00ED1A82"/>
    <w:pPr>
      <w:spacing w:line="240" w:lineRule="auto"/>
    </w:pPr>
    <w:rPr>
      <w:sz w:val="20"/>
      <w:szCs w:val="20"/>
    </w:rPr>
  </w:style>
  <w:style w:type="character" w:styleId="TextodecomentrioChar" w:customStyle="1">
    <w:name w:val="Texto de comentário Char"/>
    <w:basedOn w:val="Fontepargpadro"/>
    <w:link w:val="Textodecomentrio"/>
    <w:uiPriority w:val="99"/>
    <w:rsid w:val="00ED1A82"/>
    <w:rPr>
      <w:sz w:val="20"/>
      <w:szCs w:val="20"/>
    </w:rPr>
  </w:style>
  <w:style w:type="paragraph" w:styleId="Assuntodocomentrio">
    <w:name w:val="annotation subject"/>
    <w:basedOn w:val="Textodecomentrio"/>
    <w:next w:val="Textodecomentrio"/>
    <w:link w:val="AssuntodocomentrioChar"/>
    <w:uiPriority w:val="99"/>
    <w:semiHidden/>
    <w:unhideWhenUsed/>
    <w:rsid w:val="00ED1A82"/>
    <w:rPr>
      <w:b/>
      <w:bCs/>
    </w:rPr>
  </w:style>
  <w:style w:type="character" w:styleId="AssuntodocomentrioChar" w:customStyle="1">
    <w:name w:val="Assunto do comentário Char"/>
    <w:basedOn w:val="TextodecomentrioChar"/>
    <w:link w:val="Assuntodocomentrio"/>
    <w:uiPriority w:val="99"/>
    <w:semiHidden/>
    <w:rsid w:val="00ED1A82"/>
    <w:rPr>
      <w:b/>
      <w:bCs/>
      <w:sz w:val="20"/>
      <w:szCs w:val="20"/>
    </w:rPr>
  </w:style>
  <w:style w:type="character" w:styleId="CabealhoChar" w:customStyle="1">
    <w:name w:val="Cabeçalho Char"/>
    <w:basedOn w:val="Fontepargpadro"/>
    <w:link w:val="Cabealho"/>
    <w:uiPriority w:val="99"/>
    <w:rsid w:val="006E6C28"/>
  </w:style>
  <w:style w:type="paragraph" w:styleId="NormalWeb">
    <w:name w:val="Normal (Web)"/>
    <w:basedOn w:val="Normal"/>
    <w:uiPriority w:val="99"/>
    <w:semiHidden/>
    <w:unhideWhenUsed/>
    <w:rsid w:val="006E6C28"/>
    <w:rPr>
      <w:rFonts w:ascii="Times New Roman" w:hAnsi="Times New Roman" w:cs="Times New Roman"/>
    </w:rPr>
  </w:style>
  <w:style w:type="paragraph" w:styleId="Reviso">
    <w:name w:val="Revision"/>
    <w:hidden/>
    <w:uiPriority w:val="99"/>
    <w:semiHidden/>
    <w:rsid w:val="008735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99048">
      <w:bodyDiv w:val="1"/>
      <w:marLeft w:val="0"/>
      <w:marRight w:val="0"/>
      <w:marTop w:val="0"/>
      <w:marBottom w:val="0"/>
      <w:divBdr>
        <w:top w:val="none" w:sz="0" w:space="0" w:color="auto"/>
        <w:left w:val="none" w:sz="0" w:space="0" w:color="auto"/>
        <w:bottom w:val="none" w:sz="0" w:space="0" w:color="auto"/>
        <w:right w:val="none" w:sz="0" w:space="0" w:color="auto"/>
      </w:divBdr>
    </w:div>
    <w:div w:id="1583222783">
      <w:bodyDiv w:val="1"/>
      <w:marLeft w:val="0"/>
      <w:marRight w:val="0"/>
      <w:marTop w:val="0"/>
      <w:marBottom w:val="0"/>
      <w:divBdr>
        <w:top w:val="none" w:sz="0" w:space="0" w:color="auto"/>
        <w:left w:val="none" w:sz="0" w:space="0" w:color="auto"/>
        <w:bottom w:val="none" w:sz="0" w:space="0" w:color="auto"/>
        <w:right w:val="none" w:sz="0" w:space="0" w:color="auto"/>
      </w:divBdr>
    </w:div>
    <w:div w:id="1689213350">
      <w:bodyDiv w:val="1"/>
      <w:marLeft w:val="0"/>
      <w:marRight w:val="0"/>
      <w:marTop w:val="0"/>
      <w:marBottom w:val="0"/>
      <w:divBdr>
        <w:top w:val="none" w:sz="0" w:space="0" w:color="auto"/>
        <w:left w:val="none" w:sz="0" w:space="0" w:color="auto"/>
        <w:bottom w:val="none" w:sz="0" w:space="0" w:color="auto"/>
        <w:right w:val="none" w:sz="0" w:space="0" w:color="auto"/>
      </w:divBdr>
    </w:div>
    <w:div w:id="2089184971">
      <w:bodyDiv w:val="1"/>
      <w:marLeft w:val="0"/>
      <w:marRight w:val="0"/>
      <w:marTop w:val="0"/>
      <w:marBottom w:val="0"/>
      <w:divBdr>
        <w:top w:val="none" w:sz="0" w:space="0" w:color="auto"/>
        <w:left w:val="none" w:sz="0" w:space="0" w:color="auto"/>
        <w:bottom w:val="none" w:sz="0" w:space="0" w:color="auto"/>
        <w:right w:val="none" w:sz="0" w:space="0" w:color="auto"/>
      </w:divBdr>
    </w:div>
    <w:div w:id="2129008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a2d4c77-20dd-481c-a548-3749bda74be6" xsi:nil="true"/>
    <lcf76f155ced4ddcb4097134ff3c332f xmlns="89777597-2b55-4097-9cdf-0b72bd39854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7A7AE0180871B44A8C4B65C1A76DB7D" ma:contentTypeVersion="15" ma:contentTypeDescription="Crie um novo documento." ma:contentTypeScope="" ma:versionID="1d12128affe9ab3de262adf041207444">
  <xsd:schema xmlns:xsd="http://www.w3.org/2001/XMLSchema" xmlns:xs="http://www.w3.org/2001/XMLSchema" xmlns:p="http://schemas.microsoft.com/office/2006/metadata/properties" xmlns:ns2="fa2d4c77-20dd-481c-a548-3749bda74be6" xmlns:ns3="89777597-2b55-4097-9cdf-0b72bd39854c" targetNamespace="http://schemas.microsoft.com/office/2006/metadata/properties" ma:root="true" ma:fieldsID="4365bfacc0719a056a75583c36d74a10" ns2:_="" ns3:_="">
    <xsd:import namespace="fa2d4c77-20dd-481c-a548-3749bda74be6"/>
    <xsd:import namespace="89777597-2b55-4097-9cdf-0b72bd39854c"/>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2d4c77-20dd-481c-a548-3749bda74be6"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5bbfb2a4-048e-4c9b-b71b-bee204924206}" ma:internalName="TaxCatchAll" ma:showField="CatchAllData" ma:web="fa2d4c77-20dd-481c-a548-3749bda74be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777597-2b55-4097-9cdf-0b72bd39854c"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e2398b20-2c76-408b-9565-673d41e5947a"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3CB40-F576-4299-A8F2-9E486A4C5FE2}">
  <ds:schemaRefs>
    <ds:schemaRef ds:uri="fa2d4c77-20dd-481c-a548-3749bda74be6"/>
    <ds:schemaRef ds:uri="http://purl.org/dc/dcmitype/"/>
    <ds:schemaRef ds:uri="http://schemas.microsoft.com/office/2006/documentManagement/types"/>
    <ds:schemaRef ds:uri="89777597-2b55-4097-9cdf-0b72bd39854c"/>
    <ds:schemaRef ds:uri="http://www.w3.org/XML/1998/namespace"/>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A622A201-20BC-4BB9-B07B-25825FCF194A}">
  <ds:schemaRefs>
    <ds:schemaRef ds:uri="http://schemas.microsoft.com/sharepoint/v3/contenttype/forms"/>
  </ds:schemaRefs>
</ds:datastoreItem>
</file>

<file path=customXml/itemProps3.xml><?xml version="1.0" encoding="utf-8"?>
<ds:datastoreItem xmlns:ds="http://schemas.openxmlformats.org/officeDocument/2006/customXml" ds:itemID="{35EAA9F4-E187-477A-B0DE-70DFBC817B98}"/>
</file>

<file path=customXml/itemProps4.xml><?xml version="1.0" encoding="utf-8"?>
<ds:datastoreItem xmlns:ds="http://schemas.openxmlformats.org/officeDocument/2006/customXml" ds:itemID="{1BCC1EB5-9423-4762-923D-4AE0435811A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Beatriz Blanco</dc:creator>
  <keywords/>
  <dc:description/>
  <lastModifiedBy>Felipe Gibertoni</lastModifiedBy>
  <revision>611</revision>
  <dcterms:created xsi:type="dcterms:W3CDTF">2025-05-07T06:16:00.0000000Z</dcterms:created>
  <dcterms:modified xsi:type="dcterms:W3CDTF">2026-02-09T20:01:27.4707985Z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0x010100F7A7AE0180871B44A8C4B65C1A76DB7D</vt:lpwstr>
  </property>
  <property fmtid="{D5CDD505-2E9C-101B-9397-08002B2CF9AE}" pid="3" name="MediaServiceImageTags">
    <vt:lpwstr/>
  </property>
</Properties>
</file>